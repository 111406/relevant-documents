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8FFFCB" w14:textId="77777777" w:rsidR="00B34A17" w:rsidRPr="003B749E" w:rsidRDefault="0060496D" w:rsidP="00C10A1A">
      <w:pPr>
        <w:jc w:val="center"/>
        <w:rPr>
          <w:rFonts w:ascii="Times New Roman" w:eastAsia="標楷體" w:hAnsi="Times New Roman" w:cs="Times New Roman"/>
          <w:b/>
          <w:bCs/>
          <w:sz w:val="72"/>
          <w:szCs w:val="72"/>
        </w:rPr>
      </w:pPr>
      <w:bookmarkStart w:id="0" w:name="_Hlk88640383"/>
      <w:bookmarkEnd w:id="0"/>
      <w:r w:rsidRPr="003B749E">
        <w:rPr>
          <w:rFonts w:ascii="Times New Roman" w:eastAsia="標楷體" w:hAnsi="Times New Roman" w:cs="Times New Roman" w:hint="eastAsia"/>
          <w:b/>
          <w:bCs/>
          <w:sz w:val="72"/>
          <w:szCs w:val="72"/>
        </w:rPr>
        <w:t>國立台北商業大學</w:t>
      </w:r>
    </w:p>
    <w:p w14:paraId="3254F147" w14:textId="77777777" w:rsidR="0060496D" w:rsidRPr="003B749E" w:rsidRDefault="0060496D" w:rsidP="00C10A1A">
      <w:pPr>
        <w:jc w:val="center"/>
        <w:rPr>
          <w:rFonts w:ascii="Times New Roman" w:eastAsia="標楷體" w:hAnsi="Times New Roman" w:cs="Times New Roman"/>
          <w:b/>
          <w:bCs/>
          <w:sz w:val="56"/>
          <w:szCs w:val="56"/>
        </w:rPr>
      </w:pPr>
      <w:r w:rsidRPr="003B749E">
        <w:rPr>
          <w:rFonts w:ascii="Times New Roman" w:eastAsia="標楷體" w:hAnsi="Times New Roman" w:cs="Times New Roman" w:hint="eastAsia"/>
          <w:b/>
          <w:bCs/>
          <w:sz w:val="56"/>
          <w:szCs w:val="56"/>
        </w:rPr>
        <w:t>資訊管理系</w:t>
      </w:r>
    </w:p>
    <w:p w14:paraId="7FB90529" w14:textId="77777777" w:rsidR="0060496D" w:rsidRPr="003B749E" w:rsidRDefault="0060496D" w:rsidP="00C10A1A">
      <w:pPr>
        <w:jc w:val="center"/>
        <w:rPr>
          <w:rFonts w:ascii="Times New Roman" w:eastAsia="標楷體" w:hAnsi="Times New Roman" w:cs="Times New Roman"/>
          <w:b/>
          <w:bCs/>
          <w:sz w:val="56"/>
          <w:szCs w:val="56"/>
        </w:rPr>
      </w:pPr>
      <w:r w:rsidRPr="003B749E">
        <w:rPr>
          <w:rFonts w:ascii="Times New Roman" w:eastAsia="標楷體" w:hAnsi="Times New Roman" w:cs="Times New Roman" w:hint="eastAsia"/>
          <w:b/>
          <w:bCs/>
          <w:sz w:val="56"/>
          <w:szCs w:val="56"/>
        </w:rPr>
        <w:t>110</w:t>
      </w:r>
      <w:r w:rsidRPr="003B749E">
        <w:rPr>
          <w:rFonts w:ascii="Times New Roman" w:eastAsia="標楷體" w:hAnsi="Times New Roman" w:cs="Times New Roman" w:hint="eastAsia"/>
          <w:b/>
          <w:bCs/>
          <w:sz w:val="56"/>
          <w:szCs w:val="56"/>
        </w:rPr>
        <w:t>年度專案設計</w:t>
      </w:r>
    </w:p>
    <w:p w14:paraId="1B0C1A2D" w14:textId="23DC753E" w:rsidR="005800DC" w:rsidRPr="003B749E" w:rsidRDefault="00913AB8" w:rsidP="00C10A1A">
      <w:pPr>
        <w:jc w:val="center"/>
        <w:rPr>
          <w:rFonts w:ascii="Times New Roman" w:eastAsia="標楷體" w:hAnsi="Times New Roman" w:cs="Times New Roman"/>
          <w:sz w:val="56"/>
          <w:szCs w:val="56"/>
        </w:rPr>
      </w:pPr>
      <w:r w:rsidRPr="005800DC">
        <w:rPr>
          <w:rFonts w:ascii="Times New Roman" w:eastAsia="標楷體" w:hAnsi="Times New Roman" w:cs="Times New Roman"/>
          <w:noProof/>
          <w:sz w:val="56"/>
          <w:szCs w:val="56"/>
        </w:rPr>
        <mc:AlternateContent>
          <mc:Choice Requires="wpg">
            <w:drawing>
              <wp:anchor distT="0" distB="0" distL="114300" distR="114300" simplePos="0" relativeHeight="251664384" behindDoc="0" locked="0" layoutInCell="1" allowOverlap="1" wp14:anchorId="0F6A4EB2" wp14:editId="272ACD1E">
                <wp:simplePos x="0" y="0"/>
                <wp:positionH relativeFrom="margin">
                  <wp:align>center</wp:align>
                </wp:positionH>
                <wp:positionV relativeFrom="paragraph">
                  <wp:posOffset>916940</wp:posOffset>
                </wp:positionV>
                <wp:extent cx="2526665" cy="2454910"/>
                <wp:effectExtent l="133350" t="114300" r="121285" b="173990"/>
                <wp:wrapTopAndBottom/>
                <wp:docPr id="17" name="群組 4"/>
                <wp:cNvGraphicFramePr/>
                <a:graphic xmlns:a="http://schemas.openxmlformats.org/drawingml/2006/main">
                  <a:graphicData uri="http://schemas.microsoft.com/office/word/2010/wordprocessingGroup">
                    <wpg:wgp>
                      <wpg:cNvGrpSpPr/>
                      <wpg:grpSpPr>
                        <a:xfrm>
                          <a:off x="0" y="0"/>
                          <a:ext cx="2526665" cy="2454910"/>
                          <a:chOff x="0" y="0"/>
                          <a:chExt cx="2626518" cy="2592756"/>
                        </a:xfrm>
                      </wpg:grpSpPr>
                      <pic:pic xmlns:pic="http://schemas.openxmlformats.org/drawingml/2006/picture">
                        <pic:nvPicPr>
                          <pic:cNvPr id="18" name="Picture 2" descr="男性腿部肌肉图片_卡通静物_动漫卡通-图行天下素材网"/>
                          <pic:cNvPicPr>
                            <a:picLocks noChangeAspect="1" noChangeArrowheads="1"/>
                          </pic:cNvPicPr>
                        </pic:nvPicPr>
                        <pic:blipFill rotWithShape="1">
                          <a:blip r:embed="rId7">
                            <a:extLst>
                              <a:ext uri="{28A0092B-C50C-407E-A947-70E740481C1C}">
                                <a14:useLocalDpi xmlns:a14="http://schemas.microsoft.com/office/drawing/2010/main" val="0"/>
                              </a:ext>
                            </a:extLst>
                          </a:blip>
                          <a:srcRect l="2237" r="786" b="3221"/>
                          <a:stretch/>
                        </pic:blipFill>
                        <pic:spPr bwMode="auto">
                          <a:xfrm>
                            <a:off x="0" y="0"/>
                            <a:ext cx="2598083" cy="2592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prst="angle"/>
                            <a:contourClr>
                              <a:srgbClr val="FFFFFF"/>
                            </a:contourClr>
                          </a:sp3d>
                          <a:extLst/>
                        </pic:spPr>
                      </pic:pic>
                      <wps:wsp>
                        <wps:cNvPr id="19" name="文字方塊 2"/>
                        <wps:cNvSpPr txBox="1"/>
                        <wps:spPr>
                          <a:xfrm rot="20875306">
                            <a:off x="13832" y="909269"/>
                            <a:ext cx="1482495" cy="1062859"/>
                          </a:xfrm>
                          <a:prstGeom prst="rect">
                            <a:avLst/>
                          </a:prstGeom>
                          <a:noFill/>
                          <a:scene3d>
                            <a:camera prst="orthographicFront"/>
                            <a:lightRig rig="threePt" dir="t"/>
                          </a:scene3d>
                          <a:sp3d>
                            <a:bevelT prst="angle"/>
                          </a:sp3d>
                        </wps:spPr>
                        <wps:txbx>
                          <w:txbxContent>
                            <w:p w14:paraId="6742570D" w14:textId="77777777" w:rsidR="006D6098" w:rsidRDefault="006D6098" w:rsidP="005800DC">
                              <w:pPr>
                                <w:pStyle w:val="Web"/>
                                <w:spacing w:before="0" w:beforeAutospacing="0" w:after="0" w:afterAutospacing="0"/>
                              </w:pPr>
                              <w:r>
                                <w:rPr>
                                  <w:rFonts w:asciiTheme="minorHAnsi" w:eastAsiaTheme="minorEastAsia" w:cstheme="minorBidi" w:hint="eastAsia"/>
                                  <w:b/>
                                  <w:bCs/>
                                  <w:color w:val="00B050"/>
                                  <w:kern w:val="24"/>
                                  <w:sz w:val="100"/>
                                  <w:szCs w:val="100"/>
                                </w:rPr>
                                <w:t>健</w:t>
                              </w:r>
                            </w:p>
                          </w:txbxContent>
                        </wps:txbx>
                        <wps:bodyPr wrap="square" rtlCol="0">
                          <a:spAutoFit/>
                        </wps:bodyPr>
                      </wps:wsp>
                      <wps:wsp>
                        <wps:cNvPr id="20" name="文字方塊 17"/>
                        <wps:cNvSpPr txBox="1"/>
                        <wps:spPr>
                          <a:xfrm rot="948781">
                            <a:off x="1737813" y="1015934"/>
                            <a:ext cx="888705" cy="1062859"/>
                          </a:xfrm>
                          <a:prstGeom prst="rect">
                            <a:avLst/>
                          </a:prstGeom>
                          <a:noFill/>
                          <a:scene3d>
                            <a:camera prst="orthographicFront"/>
                            <a:lightRig rig="threePt" dir="t"/>
                          </a:scene3d>
                          <a:sp3d>
                            <a:bevelT prst="angle"/>
                          </a:sp3d>
                        </wps:spPr>
                        <wps:txbx>
                          <w:txbxContent>
                            <w:p w14:paraId="77127AF7" w14:textId="77777777" w:rsidR="006D6098" w:rsidRDefault="006D6098" w:rsidP="005800DC">
                              <w:pPr>
                                <w:pStyle w:val="Web"/>
                                <w:spacing w:before="0" w:beforeAutospacing="0" w:after="0" w:afterAutospacing="0"/>
                              </w:pPr>
                              <w:r>
                                <w:rPr>
                                  <w:rFonts w:asciiTheme="minorHAnsi" w:eastAsiaTheme="minorEastAsia" w:cstheme="minorBidi" w:hint="eastAsia"/>
                                  <w:b/>
                                  <w:bCs/>
                                  <w:color w:val="F59945"/>
                                  <w:kern w:val="24"/>
                                  <w:sz w:val="100"/>
                                  <w:szCs w:val="100"/>
                                </w:rPr>
                                <w:t>康</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0F6A4EB2" id="群組 4" o:spid="_x0000_s1026" style="position:absolute;left:0;text-align:left;margin-left:0;margin-top:72.2pt;width:198.95pt;height:193.3pt;z-index:251664384;mso-position-horizontal:center;mso-position-horizontal-relative:margin;mso-width-relative:margin;mso-height-relative:margin" coordsize="26265,25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男性腿部肌肉图片_卡通静物_动漫卡通-图行天下素材网" style="position:absolute;width:25980;height:25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" filled="t" fillcolor="#ededed" stroked="t" strokecolor="white" strokeweight="7pt">
                  <v:stroke endcap="square"/>
                  <v:imagedata r:id="rId8" o:title="男性腿部肌肉图片_卡通静物_动漫卡通-图行天下素材网" cropbottom="2111f" cropleft="1466f" cropright="515f"/>
                  <v:shadow on="t" color="black" opacity="26214f" origin="-.5,-.5" offset="0,.5mm"/>
                </v:shape>
                <v:shapetype id="_x0000_t202" coordsize="21600,21600" o:spt="202" path="m,l,21600r21600,l21600,xe">
                  <v:stroke joinstyle="miter"/>
                  <v:path gradientshapeok="t" o:connecttype="rect"/>
                </v:shapetype>
                <v:shape id="文字方塊 2" o:spid="_x0000_s1028" type="#_x0000_t202" style="position:absolute;left:138;top:9092;width:14825;height:10629;rotation:-7915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" filled="f" stroked="f">
                  <v:textbox style="mso-fit-shape-to-text:t">
                    <w:txbxContent>
                      <w:p w14:paraId="6742570D" w14:textId="77777777" w:rsidR="006D6098" w:rsidRDefault="006D6098" w:rsidP="005800DC">
                        <w:pPr>
                          <w:pStyle w:val="Web"/>
                          <w:spacing w:before="0" w:beforeAutospacing="0" w:after="0" w:afterAutospacing="0"/>
                        </w:pPr>
                        <w:r>
                          <w:rPr>
                            <w:rFonts w:asciiTheme="minorHAnsi" w:eastAsiaTheme="minorEastAsia" w:cstheme="minorBidi" w:hint="eastAsia"/>
                            <w:b/>
                            <w:bCs/>
                            <w:color w:val="00B050"/>
                            <w:kern w:val="24"/>
                            <w:sz w:val="100"/>
                            <w:szCs w:val="100"/>
                          </w:rPr>
                          <w:t>健</w:t>
                        </w:r>
                      </w:p>
                    </w:txbxContent>
                  </v:textbox>
                </v:shape>
                <v:shape id="文字方塊 17" o:spid="_x0000_s1029" type="#_x0000_t202" style="position:absolute;left:17378;top:10159;width:8887;height:10628;rotation:10363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" filled="f" stroked="f">
                  <v:textbox style="mso-fit-shape-to-text:t">
                    <w:txbxContent>
                      <w:p w14:paraId="77127AF7" w14:textId="77777777" w:rsidR="006D6098" w:rsidRDefault="006D6098" w:rsidP="005800DC">
                        <w:pPr>
                          <w:pStyle w:val="Web"/>
                          <w:spacing w:before="0" w:beforeAutospacing="0" w:after="0" w:afterAutospacing="0"/>
                        </w:pPr>
                        <w:r>
                          <w:rPr>
                            <w:rFonts w:asciiTheme="minorHAnsi" w:eastAsiaTheme="minorEastAsia" w:cstheme="minorBidi" w:hint="eastAsia"/>
                            <w:b/>
                            <w:bCs/>
                            <w:color w:val="F59945"/>
                            <w:kern w:val="24"/>
                            <w:sz w:val="100"/>
                            <w:szCs w:val="100"/>
                          </w:rPr>
                          <w:t>康</w:t>
                        </w:r>
                      </w:p>
                    </w:txbxContent>
                  </v:textbox>
                </v:shape>
                <w10:wrap type="topAndBottom" anchorx="margin"/>
              </v:group>
            </w:pict>
          </mc:Fallback>
        </mc:AlternateContent>
      </w:r>
      <w:r w:rsidR="0060496D" w:rsidRPr="003B749E">
        <w:rPr>
          <w:rFonts w:ascii="Times New Roman" w:eastAsia="標楷體" w:hAnsi="Times New Roman" w:cs="Times New Roman" w:hint="eastAsia"/>
          <w:b/>
          <w:bCs/>
          <w:sz w:val="56"/>
          <w:szCs w:val="56"/>
        </w:rPr>
        <w:t>系統手冊</w:t>
      </w:r>
    </w:p>
    <w:p w14:paraId="4FDF01E8" w14:textId="745CB6C4" w:rsidR="00EE30B6" w:rsidRPr="00913AB8" w:rsidRDefault="00EE30B6" w:rsidP="00C10A1A">
      <w:pPr>
        <w:rPr>
          <w:rFonts w:ascii="Times New Roman" w:eastAsia="標楷體" w:hAnsi="Times New Roman" w:cs="Times New Roman"/>
          <w:sz w:val="32"/>
          <w:szCs w:val="32"/>
        </w:rPr>
      </w:pPr>
      <w:r w:rsidRPr="00913AB8">
        <w:rPr>
          <w:rFonts w:ascii="Times New Roman" w:eastAsia="標楷體" w:hAnsi="Times New Roman" w:cs="Times New Roman" w:hint="eastAsia"/>
          <w:sz w:val="32"/>
          <w:szCs w:val="32"/>
        </w:rPr>
        <w:t>組別：</w:t>
      </w:r>
      <w:r w:rsidR="006C5EB4" w:rsidRPr="00913AB8">
        <w:rPr>
          <w:rFonts w:ascii="Times New Roman" w:eastAsia="標楷體" w:hAnsi="Times New Roman" w:cs="Times New Roman"/>
          <w:sz w:val="32"/>
          <w:szCs w:val="32"/>
        </w:rPr>
        <w:t>N110402</w:t>
      </w:r>
    </w:p>
    <w:p w14:paraId="39590AC8" w14:textId="4C67418B" w:rsidR="00EE30B6" w:rsidRPr="00913AB8" w:rsidRDefault="00EE30B6" w:rsidP="00C10A1A">
      <w:pPr>
        <w:rPr>
          <w:rFonts w:ascii="Times New Roman" w:eastAsia="標楷體" w:hAnsi="Times New Roman" w:cs="Times New Roman"/>
          <w:sz w:val="32"/>
          <w:szCs w:val="32"/>
        </w:rPr>
      </w:pPr>
      <w:r w:rsidRPr="00913AB8">
        <w:rPr>
          <w:rFonts w:ascii="Times New Roman" w:eastAsia="標楷體" w:hAnsi="Times New Roman" w:cs="Times New Roman" w:hint="eastAsia"/>
          <w:sz w:val="32"/>
          <w:szCs w:val="32"/>
        </w:rPr>
        <w:t>題目：</w:t>
      </w:r>
      <w:r w:rsidR="006C5EB4" w:rsidRPr="00913AB8">
        <w:rPr>
          <w:rFonts w:ascii="Times New Roman" w:eastAsia="標楷體" w:hAnsi="Times New Roman" w:cs="Times New Roman" w:hint="eastAsia"/>
          <w:sz w:val="32"/>
          <w:szCs w:val="32"/>
        </w:rPr>
        <w:t>年長者肌力測試</w:t>
      </w:r>
    </w:p>
    <w:p w14:paraId="27FF6AE8" w14:textId="682B91B9" w:rsidR="00EE30B6" w:rsidRPr="00913AB8" w:rsidRDefault="00EE30B6" w:rsidP="00C10A1A">
      <w:pPr>
        <w:rPr>
          <w:rFonts w:ascii="Times New Roman" w:eastAsia="標楷體" w:hAnsi="Times New Roman" w:cs="Times New Roman"/>
          <w:sz w:val="32"/>
          <w:szCs w:val="32"/>
        </w:rPr>
      </w:pPr>
      <w:r w:rsidRPr="00913AB8">
        <w:rPr>
          <w:rFonts w:ascii="Times New Roman" w:eastAsia="標楷體" w:hAnsi="Times New Roman" w:cs="Times New Roman" w:hint="eastAsia"/>
          <w:sz w:val="32"/>
          <w:szCs w:val="32"/>
        </w:rPr>
        <w:t>指導老師：唐日新</w:t>
      </w:r>
      <w:r w:rsidR="00913AB8">
        <w:rPr>
          <w:rFonts w:ascii="Times New Roman" w:eastAsia="標楷體" w:hAnsi="Times New Roman" w:cs="Times New Roman" w:hint="eastAsia"/>
          <w:sz w:val="32"/>
          <w:szCs w:val="32"/>
        </w:rPr>
        <w:t xml:space="preserve"> </w:t>
      </w:r>
      <w:r w:rsidRPr="00913AB8">
        <w:rPr>
          <w:rFonts w:ascii="Times New Roman" w:eastAsia="標楷體" w:hAnsi="Times New Roman" w:cs="Times New Roman" w:hint="eastAsia"/>
          <w:sz w:val="32"/>
          <w:szCs w:val="32"/>
        </w:rPr>
        <w:t>老師</w:t>
      </w:r>
    </w:p>
    <w:p w14:paraId="0CB50E5E" w14:textId="264DD4D8" w:rsidR="00EE30B6" w:rsidRPr="00913AB8" w:rsidRDefault="00EE30B6" w:rsidP="00C10A1A">
      <w:pPr>
        <w:rPr>
          <w:rFonts w:ascii="Times New Roman" w:eastAsia="標楷體" w:hAnsi="Times New Roman" w:cs="Times New Roman"/>
          <w:sz w:val="32"/>
          <w:szCs w:val="32"/>
        </w:rPr>
      </w:pPr>
      <w:r w:rsidRPr="00913AB8">
        <w:rPr>
          <w:rFonts w:ascii="Times New Roman" w:eastAsia="標楷體" w:hAnsi="Times New Roman" w:cs="Times New Roman" w:hint="eastAsia"/>
          <w:sz w:val="32"/>
          <w:szCs w:val="32"/>
        </w:rPr>
        <w:t>組長：</w:t>
      </w:r>
      <w:r w:rsidR="007804EF" w:rsidRPr="00913AB8">
        <w:rPr>
          <w:rFonts w:ascii="Times New Roman" w:eastAsia="標楷體" w:hAnsi="Times New Roman" w:cs="Times New Roman" w:hint="eastAsia"/>
          <w:sz w:val="32"/>
          <w:szCs w:val="32"/>
        </w:rPr>
        <w:t>N</w:t>
      </w:r>
      <w:r w:rsidR="007804EF" w:rsidRPr="00913AB8">
        <w:rPr>
          <w:rFonts w:ascii="Times New Roman" w:eastAsia="標楷體" w:hAnsi="Times New Roman" w:cs="Times New Roman"/>
          <w:sz w:val="32"/>
          <w:szCs w:val="32"/>
        </w:rPr>
        <w:t>1076411</w:t>
      </w:r>
      <w:r w:rsidR="007804EF" w:rsidRPr="00913AB8">
        <w:rPr>
          <w:rFonts w:ascii="Times New Roman" w:eastAsia="標楷體" w:hAnsi="Times New Roman" w:cs="Times New Roman" w:hint="eastAsia"/>
          <w:sz w:val="32"/>
          <w:szCs w:val="32"/>
        </w:rPr>
        <w:t>康博閎</w:t>
      </w:r>
    </w:p>
    <w:p w14:paraId="18F4D596" w14:textId="268A9D90" w:rsidR="00EE30B6" w:rsidRPr="00913AB8" w:rsidRDefault="00EE30B6" w:rsidP="00C10A1A">
      <w:pPr>
        <w:rPr>
          <w:rFonts w:ascii="Times New Roman" w:eastAsia="標楷體" w:hAnsi="Times New Roman" w:cs="Times New Roman"/>
          <w:sz w:val="32"/>
          <w:szCs w:val="32"/>
        </w:rPr>
      </w:pPr>
      <w:r w:rsidRPr="00913AB8">
        <w:rPr>
          <w:rFonts w:ascii="Times New Roman" w:eastAsia="標楷體" w:hAnsi="Times New Roman" w:cs="Times New Roman" w:hint="eastAsia"/>
          <w:sz w:val="32"/>
          <w:szCs w:val="32"/>
        </w:rPr>
        <w:t>組員：</w:t>
      </w:r>
      <w:r w:rsidR="007804EF" w:rsidRPr="00913AB8">
        <w:rPr>
          <w:rFonts w:ascii="Times New Roman" w:eastAsia="標楷體" w:hAnsi="Times New Roman" w:cs="Times New Roman" w:hint="eastAsia"/>
          <w:sz w:val="32"/>
          <w:szCs w:val="32"/>
        </w:rPr>
        <w:t>N</w:t>
      </w:r>
      <w:r w:rsidR="007804EF" w:rsidRPr="00913AB8">
        <w:rPr>
          <w:rFonts w:ascii="Times New Roman" w:eastAsia="標楷體" w:hAnsi="Times New Roman" w:cs="Times New Roman"/>
          <w:sz w:val="32"/>
          <w:szCs w:val="32"/>
        </w:rPr>
        <w:t>10764</w:t>
      </w:r>
      <w:r w:rsidR="007804EF" w:rsidRPr="00913AB8">
        <w:rPr>
          <w:rFonts w:ascii="Times New Roman" w:eastAsia="標楷體" w:hAnsi="Times New Roman" w:cs="Times New Roman" w:hint="eastAsia"/>
          <w:sz w:val="32"/>
          <w:szCs w:val="32"/>
        </w:rPr>
        <w:t>05</w:t>
      </w:r>
      <w:r w:rsidR="007804EF" w:rsidRPr="00913AB8">
        <w:rPr>
          <w:rFonts w:ascii="Times New Roman" w:eastAsia="標楷體" w:hAnsi="Times New Roman" w:cs="Times New Roman" w:hint="eastAsia"/>
          <w:sz w:val="32"/>
          <w:szCs w:val="32"/>
        </w:rPr>
        <w:t>張勝崴</w:t>
      </w:r>
      <w:r w:rsidR="005800DC" w:rsidRPr="00913AB8">
        <w:rPr>
          <w:rFonts w:ascii="Times New Roman" w:eastAsia="標楷體" w:hAnsi="Times New Roman" w:cs="Times New Roman" w:hint="eastAsia"/>
          <w:sz w:val="32"/>
          <w:szCs w:val="32"/>
        </w:rPr>
        <w:t xml:space="preserve"> N</w:t>
      </w:r>
      <w:r w:rsidR="005800DC" w:rsidRPr="00913AB8">
        <w:rPr>
          <w:rFonts w:ascii="Times New Roman" w:eastAsia="標楷體" w:hAnsi="Times New Roman" w:cs="Times New Roman"/>
          <w:sz w:val="32"/>
          <w:szCs w:val="32"/>
        </w:rPr>
        <w:t>10764</w:t>
      </w:r>
      <w:r w:rsidR="005800DC" w:rsidRPr="00913AB8">
        <w:rPr>
          <w:rFonts w:ascii="Times New Roman" w:eastAsia="標楷體" w:hAnsi="Times New Roman" w:cs="Times New Roman" w:hint="eastAsia"/>
          <w:sz w:val="32"/>
          <w:szCs w:val="32"/>
        </w:rPr>
        <w:t>14</w:t>
      </w:r>
      <w:r w:rsidR="005800DC" w:rsidRPr="00913AB8">
        <w:rPr>
          <w:rFonts w:ascii="Times New Roman" w:eastAsia="標楷體" w:hAnsi="Times New Roman" w:cs="Times New Roman" w:hint="eastAsia"/>
          <w:sz w:val="32"/>
          <w:szCs w:val="32"/>
        </w:rPr>
        <w:t>夏聖捷</w:t>
      </w:r>
    </w:p>
    <w:p w14:paraId="5876F9F8" w14:textId="4F51FEA7" w:rsidR="007804EF" w:rsidRPr="00913AB8" w:rsidRDefault="007804EF" w:rsidP="005800DC">
      <w:pPr>
        <w:rPr>
          <w:rFonts w:ascii="Times New Roman" w:eastAsia="標楷體" w:hAnsi="Times New Roman" w:cs="Times New Roman"/>
          <w:sz w:val="32"/>
          <w:szCs w:val="32"/>
        </w:rPr>
      </w:pPr>
      <w:r w:rsidRPr="00913AB8">
        <w:rPr>
          <w:rFonts w:ascii="Times New Roman" w:eastAsia="標楷體" w:hAnsi="Times New Roman" w:cs="Times New Roman" w:hint="eastAsia"/>
          <w:sz w:val="32"/>
          <w:szCs w:val="32"/>
        </w:rPr>
        <w:t xml:space="preserve">      N</w:t>
      </w:r>
      <w:r w:rsidRPr="00913AB8">
        <w:rPr>
          <w:rFonts w:ascii="Times New Roman" w:eastAsia="標楷體" w:hAnsi="Times New Roman" w:cs="Times New Roman"/>
          <w:sz w:val="32"/>
          <w:szCs w:val="32"/>
        </w:rPr>
        <w:t>10764</w:t>
      </w:r>
      <w:r w:rsidRPr="00913AB8">
        <w:rPr>
          <w:rFonts w:ascii="Times New Roman" w:eastAsia="標楷體" w:hAnsi="Times New Roman" w:cs="Times New Roman" w:hint="eastAsia"/>
          <w:sz w:val="32"/>
          <w:szCs w:val="32"/>
        </w:rPr>
        <w:t>06</w:t>
      </w:r>
      <w:r w:rsidRPr="00913AB8">
        <w:rPr>
          <w:rFonts w:ascii="Times New Roman" w:eastAsia="標楷體" w:hAnsi="Times New Roman" w:cs="Times New Roman" w:hint="eastAsia"/>
          <w:sz w:val="32"/>
          <w:szCs w:val="32"/>
        </w:rPr>
        <w:t>江昱霆</w:t>
      </w:r>
      <w:r w:rsidR="005800DC" w:rsidRPr="00913AB8">
        <w:rPr>
          <w:rFonts w:ascii="Times New Roman" w:eastAsia="標楷體" w:hAnsi="Times New Roman" w:cs="Times New Roman" w:hint="eastAsia"/>
          <w:sz w:val="32"/>
          <w:szCs w:val="32"/>
        </w:rPr>
        <w:t xml:space="preserve"> N</w:t>
      </w:r>
      <w:r w:rsidR="005800DC" w:rsidRPr="00913AB8">
        <w:rPr>
          <w:rFonts w:ascii="Times New Roman" w:eastAsia="標楷體" w:hAnsi="Times New Roman" w:cs="Times New Roman"/>
          <w:sz w:val="32"/>
          <w:szCs w:val="32"/>
        </w:rPr>
        <w:t>10764</w:t>
      </w:r>
      <w:r w:rsidR="005800DC" w:rsidRPr="00913AB8">
        <w:rPr>
          <w:rFonts w:ascii="Times New Roman" w:eastAsia="標楷體" w:hAnsi="Times New Roman" w:cs="Times New Roman" w:hint="eastAsia"/>
          <w:sz w:val="32"/>
          <w:szCs w:val="32"/>
        </w:rPr>
        <w:t>48</w:t>
      </w:r>
      <w:r w:rsidR="005800DC" w:rsidRPr="00913AB8">
        <w:rPr>
          <w:rFonts w:ascii="Times New Roman" w:eastAsia="標楷體" w:hAnsi="Times New Roman" w:cs="Times New Roman" w:hint="eastAsia"/>
          <w:sz w:val="32"/>
          <w:szCs w:val="32"/>
        </w:rPr>
        <w:t>郭金樑</w:t>
      </w:r>
    </w:p>
    <w:p w14:paraId="17A32888" w14:textId="6956B768" w:rsidR="00913AB8" w:rsidRDefault="00913AB8" w:rsidP="005800DC">
      <w:pPr>
        <w:rPr>
          <w:rFonts w:ascii="Times New Roman" w:eastAsia="標楷體" w:hAnsi="Times New Roman" w:cs="Times New Roman"/>
          <w:sz w:val="28"/>
          <w:szCs w:val="28"/>
        </w:rPr>
      </w:pPr>
    </w:p>
    <w:p w14:paraId="3EC6EDFE" w14:textId="77777777" w:rsidR="00913AB8" w:rsidRPr="003B749E" w:rsidRDefault="00913AB8" w:rsidP="005800DC">
      <w:pPr>
        <w:rPr>
          <w:rFonts w:ascii="Times New Roman" w:eastAsia="標楷體" w:hAnsi="Times New Roman" w:cs="Times New Roman"/>
          <w:sz w:val="28"/>
          <w:szCs w:val="28"/>
        </w:rPr>
      </w:pPr>
    </w:p>
    <w:p w14:paraId="03B2A021" w14:textId="77777777" w:rsidR="00BB4B91" w:rsidRPr="00913AB8" w:rsidRDefault="0099033F" w:rsidP="00C10A1A">
      <w:pPr>
        <w:tabs>
          <w:tab w:val="left" w:pos="2520"/>
        </w:tabs>
        <w:ind w:left="357"/>
        <w:jc w:val="distribute"/>
        <w:rPr>
          <w:rFonts w:ascii="Times New Roman" w:eastAsia="標楷體" w:hAnsi="Times New Roman" w:cs="Times New Roman"/>
          <w:bCs/>
          <w:sz w:val="36"/>
          <w:szCs w:val="36"/>
        </w:rPr>
      </w:pPr>
      <w:r w:rsidRPr="00913AB8">
        <w:rPr>
          <w:rFonts w:ascii="Times New Roman" w:eastAsia="標楷體" w:hAnsi="Times New Roman" w:cs="Times New Roman" w:hint="eastAsia"/>
          <w:bCs/>
          <w:sz w:val="36"/>
          <w:szCs w:val="36"/>
        </w:rPr>
        <w:t>中華民國</w:t>
      </w:r>
      <w:r w:rsidRPr="00913AB8">
        <w:rPr>
          <w:rFonts w:ascii="Times New Roman" w:eastAsia="標楷體" w:hAnsi="Times New Roman" w:cs="Times New Roman" w:hint="eastAsia"/>
          <w:bCs/>
          <w:sz w:val="36"/>
          <w:szCs w:val="36"/>
        </w:rPr>
        <w:t>110</w:t>
      </w:r>
      <w:r w:rsidRPr="00913AB8">
        <w:rPr>
          <w:rFonts w:ascii="Times New Roman" w:eastAsia="標楷體" w:hAnsi="Times New Roman" w:cs="Times New Roman" w:hint="eastAsia"/>
          <w:bCs/>
          <w:sz w:val="36"/>
          <w:szCs w:val="36"/>
        </w:rPr>
        <w:t>年</w:t>
      </w:r>
      <w:r w:rsidRPr="00913AB8">
        <w:rPr>
          <w:rFonts w:ascii="Times New Roman" w:eastAsia="標楷體" w:hAnsi="Times New Roman" w:cs="Times New Roman" w:hint="eastAsia"/>
          <w:bCs/>
          <w:sz w:val="36"/>
          <w:szCs w:val="36"/>
        </w:rPr>
        <w:t xml:space="preserve"> 11</w:t>
      </w:r>
      <w:r w:rsidRPr="00913AB8">
        <w:rPr>
          <w:rFonts w:ascii="Times New Roman" w:eastAsia="標楷體" w:hAnsi="Times New Roman" w:cs="Times New Roman" w:hint="eastAsia"/>
          <w:bCs/>
          <w:sz w:val="36"/>
          <w:szCs w:val="36"/>
        </w:rPr>
        <w:t>月</w:t>
      </w:r>
      <w:r w:rsidRPr="00913AB8">
        <w:rPr>
          <w:rFonts w:ascii="Times New Roman" w:eastAsia="標楷體" w:hAnsi="Times New Roman" w:cs="Times New Roman" w:hint="eastAsia"/>
          <w:bCs/>
          <w:sz w:val="36"/>
          <w:szCs w:val="36"/>
        </w:rPr>
        <w:t xml:space="preserve"> 30</w:t>
      </w:r>
      <w:r w:rsidRPr="00913AB8">
        <w:rPr>
          <w:rFonts w:ascii="Times New Roman" w:eastAsia="標楷體" w:hAnsi="Times New Roman" w:cs="Times New Roman" w:hint="eastAsia"/>
          <w:bCs/>
          <w:sz w:val="36"/>
          <w:szCs w:val="36"/>
        </w:rPr>
        <w:t>日</w:t>
      </w:r>
    </w:p>
    <w:p w14:paraId="38989E8E" w14:textId="77777777" w:rsidR="0099033F" w:rsidRPr="003B749E" w:rsidRDefault="00BB4B91" w:rsidP="00C10A1A">
      <w:pPr>
        <w:tabs>
          <w:tab w:val="left" w:pos="2520"/>
        </w:tabs>
        <w:ind w:left="357"/>
        <w:jc w:val="center"/>
        <w:rPr>
          <w:rFonts w:ascii="Times New Roman" w:eastAsia="標楷體" w:hAnsi="Times New Roman" w:cs="Times New Roman"/>
          <w:b/>
          <w:bCs/>
          <w:sz w:val="56"/>
          <w:szCs w:val="56"/>
        </w:rPr>
      </w:pPr>
      <w:r w:rsidRPr="003B749E">
        <w:rPr>
          <w:rFonts w:ascii="Times New Roman" w:eastAsia="標楷體" w:hAnsi="Times New Roman" w:cs="Times New Roman" w:hint="eastAsia"/>
          <w:b/>
          <w:bCs/>
          <w:sz w:val="56"/>
          <w:szCs w:val="56"/>
        </w:rPr>
        <w:lastRenderedPageBreak/>
        <w:t>目錄</w:t>
      </w:r>
    </w:p>
    <w:p w14:paraId="52078507" w14:textId="77777777" w:rsidR="00FA5CAC" w:rsidRPr="003B749E" w:rsidRDefault="00FA5CAC"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背景與動機</w:t>
      </w:r>
    </w:p>
    <w:p w14:paraId="05873669" w14:textId="77777777" w:rsidR="00560A2F" w:rsidRPr="001D0891" w:rsidRDefault="00560A2F" w:rsidP="001D0891">
      <w:pPr>
        <w:pStyle w:val="a7"/>
        <w:numPr>
          <w:ilvl w:val="1"/>
          <w:numId w:val="2"/>
        </w:numPr>
        <w:tabs>
          <w:tab w:val="left" w:pos="2520"/>
        </w:tabs>
        <w:overflowPunct w:val="0"/>
        <w:spacing w:line="400" w:lineRule="exact"/>
        <w:ind w:leftChars="0" w:left="220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簡介</w:t>
      </w:r>
    </w:p>
    <w:p w14:paraId="2F3F1DF5" w14:textId="5D6D797B" w:rsidR="00560A2F" w:rsidRPr="001D0891" w:rsidRDefault="00C00F71" w:rsidP="001D0891">
      <w:pPr>
        <w:pStyle w:val="a7"/>
        <w:numPr>
          <w:ilvl w:val="1"/>
          <w:numId w:val="2"/>
        </w:numPr>
        <w:tabs>
          <w:tab w:val="left" w:pos="2520"/>
        </w:tabs>
        <w:overflowPunct w:val="0"/>
        <w:spacing w:line="400" w:lineRule="exact"/>
        <w:ind w:leftChars="0" w:left="220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問題與機會</w:t>
      </w:r>
    </w:p>
    <w:p w14:paraId="4BDA4F35" w14:textId="2BC4754B" w:rsidR="00314EF2" w:rsidRPr="001D0891" w:rsidRDefault="00622126" w:rsidP="001D0891">
      <w:pPr>
        <w:pStyle w:val="a7"/>
        <w:numPr>
          <w:ilvl w:val="1"/>
          <w:numId w:val="2"/>
        </w:numPr>
        <w:tabs>
          <w:tab w:val="left" w:pos="2520"/>
        </w:tabs>
        <w:overflowPunct w:val="0"/>
        <w:spacing w:line="400" w:lineRule="exact"/>
        <w:ind w:leftChars="0" w:left="220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相關系統探討</w:t>
      </w:r>
    </w:p>
    <w:p w14:paraId="236D023E" w14:textId="77777777" w:rsidR="00560A2F" w:rsidRPr="003B749E" w:rsidRDefault="000910DA"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系統目標與預期成果</w:t>
      </w:r>
    </w:p>
    <w:p w14:paraId="27FBCDE1" w14:textId="77777777" w:rsidR="00560A2F" w:rsidRPr="001D0891" w:rsidRDefault="00560A2F"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 xml:space="preserve">2-1 </w:t>
      </w:r>
      <w:r w:rsidRPr="001D0891">
        <w:rPr>
          <w:rFonts w:ascii="Times New Roman" w:eastAsia="標楷體" w:hAnsi="Times New Roman" w:cs="Times New Roman" w:hint="eastAsia"/>
          <w:sz w:val="28"/>
          <w:szCs w:val="28"/>
        </w:rPr>
        <w:t>系統目標</w:t>
      </w:r>
    </w:p>
    <w:p w14:paraId="021603EA" w14:textId="77777777" w:rsidR="00560A2F" w:rsidRPr="001D0891" w:rsidRDefault="00560A2F"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 xml:space="preserve">2-2 </w:t>
      </w:r>
      <w:r w:rsidRPr="001D0891">
        <w:rPr>
          <w:rFonts w:ascii="Times New Roman" w:eastAsia="標楷體" w:hAnsi="Times New Roman" w:cs="Times New Roman" w:hint="eastAsia"/>
          <w:sz w:val="28"/>
          <w:szCs w:val="28"/>
        </w:rPr>
        <w:t>預期成果</w:t>
      </w:r>
    </w:p>
    <w:p w14:paraId="21A0CCF3" w14:textId="77777777" w:rsidR="000910DA" w:rsidRPr="003B749E" w:rsidRDefault="2E76E2A3"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b/>
          <w:bCs/>
          <w:sz w:val="32"/>
          <w:szCs w:val="32"/>
        </w:rPr>
        <w:t>系統規格</w:t>
      </w:r>
    </w:p>
    <w:p w14:paraId="30E34ED0" w14:textId="3917D7D8" w:rsidR="00560A2F" w:rsidRPr="001D0891" w:rsidRDefault="2E76E2A3"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sz w:val="28"/>
          <w:szCs w:val="28"/>
        </w:rPr>
        <w:t xml:space="preserve">3-1 </w:t>
      </w:r>
      <w:r w:rsidRPr="001D0891">
        <w:rPr>
          <w:rFonts w:ascii="Times New Roman" w:eastAsia="標楷體" w:hAnsi="Times New Roman" w:cs="Times New Roman"/>
          <w:sz w:val="28"/>
          <w:szCs w:val="28"/>
        </w:rPr>
        <w:t>系統架構：最好以圖示方式說明</w:t>
      </w:r>
    </w:p>
    <w:p w14:paraId="44A188AD" w14:textId="039F59F1" w:rsidR="2E76E2A3" w:rsidRPr="001D0891" w:rsidRDefault="2E76E2A3"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sz w:val="28"/>
          <w:szCs w:val="28"/>
        </w:rPr>
        <w:t xml:space="preserve">3-2 </w:t>
      </w:r>
      <w:r w:rsidRPr="001D0891">
        <w:rPr>
          <w:rFonts w:ascii="Times New Roman" w:eastAsia="標楷體" w:hAnsi="Times New Roman" w:cs="Times New Roman"/>
          <w:sz w:val="28"/>
          <w:szCs w:val="28"/>
        </w:rPr>
        <w:t>系統軟、硬體需求與技術平台</w:t>
      </w:r>
    </w:p>
    <w:p w14:paraId="011EACCF" w14:textId="558E7714" w:rsidR="2E76E2A3" w:rsidRPr="001D0891" w:rsidRDefault="13BA63D7"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sz w:val="28"/>
          <w:szCs w:val="28"/>
        </w:rPr>
        <w:t xml:space="preserve">3-3 </w:t>
      </w:r>
      <w:r w:rsidRPr="001D0891">
        <w:rPr>
          <w:rFonts w:ascii="Times New Roman" w:eastAsia="標楷體" w:hAnsi="Times New Roman" w:cs="Times New Roman"/>
          <w:sz w:val="28"/>
          <w:szCs w:val="28"/>
        </w:rPr>
        <w:t>開發標準與使用工具</w:t>
      </w:r>
    </w:p>
    <w:p w14:paraId="1B534573" w14:textId="77777777" w:rsidR="00560A2F" w:rsidRPr="003B749E" w:rsidRDefault="17814F4C"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b/>
          <w:bCs/>
          <w:sz w:val="32"/>
          <w:szCs w:val="32"/>
        </w:rPr>
        <w:t>專案時程與分工</w:t>
      </w:r>
    </w:p>
    <w:p w14:paraId="649C15FB" w14:textId="77777777" w:rsidR="00560A2F" w:rsidRPr="001D0891" w:rsidRDefault="00560A2F"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 xml:space="preserve">4-1 </w:t>
      </w:r>
      <w:r w:rsidRPr="001D0891">
        <w:rPr>
          <w:rFonts w:ascii="Times New Roman" w:eastAsia="標楷體" w:hAnsi="Times New Roman" w:cs="Times New Roman" w:hint="eastAsia"/>
          <w:sz w:val="28"/>
          <w:szCs w:val="28"/>
        </w:rPr>
        <w:t>專案時程</w:t>
      </w:r>
    </w:p>
    <w:p w14:paraId="530429C8" w14:textId="77777777" w:rsidR="00560A2F" w:rsidRPr="001D0891" w:rsidRDefault="00560A2F"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 xml:space="preserve">4-2 </w:t>
      </w:r>
      <w:r w:rsidRPr="001D0891">
        <w:rPr>
          <w:rFonts w:ascii="Times New Roman" w:eastAsia="標楷體" w:hAnsi="Times New Roman" w:cs="Times New Roman" w:hint="eastAsia"/>
          <w:sz w:val="28"/>
          <w:szCs w:val="28"/>
        </w:rPr>
        <w:t>專案分工</w:t>
      </w:r>
    </w:p>
    <w:p w14:paraId="61C3B133" w14:textId="77777777" w:rsidR="000910DA" w:rsidRPr="003B749E" w:rsidRDefault="000910DA"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需求模型</w:t>
      </w:r>
    </w:p>
    <w:p w14:paraId="346C3CD4" w14:textId="4791A81E" w:rsidR="00560A2F" w:rsidRPr="001D0891" w:rsidRDefault="13BA63D7" w:rsidP="001D0891">
      <w:pPr>
        <w:pStyle w:val="a7"/>
        <w:tabs>
          <w:tab w:val="left" w:pos="2520"/>
        </w:tabs>
        <w:overflowPunct w:val="0"/>
        <w:spacing w:line="400" w:lineRule="exact"/>
        <w:ind w:leftChars="0" w:left="1486"/>
        <w:jc w:val="both"/>
        <w:rPr>
          <w:rFonts w:ascii="Times New Roman" w:eastAsia="標楷體" w:hAnsi="Times New Roman"/>
          <w:sz w:val="28"/>
          <w:szCs w:val="28"/>
        </w:rPr>
      </w:pPr>
      <w:r w:rsidRPr="001D0891">
        <w:rPr>
          <w:rFonts w:ascii="Times New Roman" w:eastAsia="標楷體" w:hAnsi="Times New Roman" w:cs="Times New Roman"/>
          <w:sz w:val="28"/>
          <w:szCs w:val="28"/>
        </w:rPr>
        <w:t xml:space="preserve">5-1 </w:t>
      </w:r>
      <w:r w:rsidRPr="001D0891">
        <w:rPr>
          <w:rFonts w:ascii="Times New Roman" w:eastAsia="標楷體" w:hAnsi="Times New Roman" w:cs="Times New Roman"/>
          <w:sz w:val="28"/>
          <w:szCs w:val="28"/>
        </w:rPr>
        <w:t>使用者需求</w:t>
      </w:r>
    </w:p>
    <w:p w14:paraId="40E83459" w14:textId="15B64A70" w:rsidR="00560A2F" w:rsidRPr="001D0891" w:rsidRDefault="13BA63D7" w:rsidP="001D0891">
      <w:pPr>
        <w:pStyle w:val="a7"/>
        <w:tabs>
          <w:tab w:val="left" w:pos="2520"/>
        </w:tabs>
        <w:overflowPunct w:val="0"/>
        <w:spacing w:line="400" w:lineRule="exact"/>
        <w:ind w:leftChars="0" w:left="1486"/>
        <w:jc w:val="both"/>
        <w:rPr>
          <w:rFonts w:ascii="Times New Roman" w:eastAsia="標楷體" w:hAnsi="Times New Roman"/>
          <w:sz w:val="28"/>
          <w:szCs w:val="28"/>
        </w:rPr>
      </w:pPr>
      <w:r w:rsidRPr="001D0891">
        <w:rPr>
          <w:rFonts w:ascii="Times New Roman" w:eastAsia="標楷體" w:hAnsi="Times New Roman" w:cs="Times New Roman"/>
          <w:sz w:val="28"/>
          <w:szCs w:val="28"/>
        </w:rPr>
        <w:t xml:space="preserve">5-2 </w:t>
      </w:r>
      <w:r w:rsidRPr="001D0891">
        <w:rPr>
          <w:rFonts w:ascii="Times New Roman" w:eastAsia="標楷體" w:hAnsi="Times New Roman" w:cs="Times New Roman"/>
          <w:sz w:val="28"/>
          <w:szCs w:val="28"/>
        </w:rPr>
        <w:t>使用個案圖</w:t>
      </w:r>
      <w:r w:rsidRPr="001D0891">
        <w:rPr>
          <w:rFonts w:ascii="Times New Roman" w:eastAsia="標楷體" w:hAnsi="Times New Roman" w:cs="Times New Roman"/>
          <w:sz w:val="28"/>
          <w:szCs w:val="28"/>
        </w:rPr>
        <w:t>(Use case diagram)</w:t>
      </w:r>
    </w:p>
    <w:p w14:paraId="54963126" w14:textId="53481DC1" w:rsidR="00560A2F" w:rsidRPr="001D0891" w:rsidRDefault="2C157BC1" w:rsidP="001D0891">
      <w:pPr>
        <w:pStyle w:val="a7"/>
        <w:tabs>
          <w:tab w:val="left" w:pos="2520"/>
        </w:tabs>
        <w:overflowPunct w:val="0"/>
        <w:spacing w:line="400" w:lineRule="exact"/>
        <w:ind w:leftChars="0" w:left="1486"/>
        <w:jc w:val="both"/>
        <w:rPr>
          <w:rFonts w:ascii="Times New Roman" w:eastAsia="標楷體" w:hAnsi="Times New Roman" w:cs="Times New Roman" w:hint="eastAsia"/>
          <w:sz w:val="28"/>
          <w:szCs w:val="28"/>
        </w:rPr>
      </w:pPr>
      <w:r w:rsidRPr="001D0891">
        <w:rPr>
          <w:rFonts w:ascii="Times New Roman" w:eastAsia="標楷體" w:hAnsi="Times New Roman" w:cs="Times New Roman"/>
          <w:sz w:val="28"/>
          <w:szCs w:val="28"/>
        </w:rPr>
        <w:t>5-3</w:t>
      </w:r>
      <w:del w:id="1" w:author="jefftang" w:date="2021-11-29T19:06:00Z">
        <w:r w:rsidRPr="001D0891" w:rsidDel="006D6098">
          <w:rPr>
            <w:rFonts w:ascii="Times New Roman" w:eastAsia="標楷體" w:hAnsi="Times New Roman" w:cs="Times New Roman"/>
            <w:sz w:val="28"/>
            <w:szCs w:val="28"/>
          </w:rPr>
          <w:delText>使用個案描述：</w:delText>
        </w:r>
      </w:del>
      <w:r w:rsidRPr="001D0891">
        <w:rPr>
          <w:rFonts w:ascii="Times New Roman" w:eastAsia="標楷體" w:hAnsi="Times New Roman" w:cs="Times New Roman"/>
          <w:sz w:val="28"/>
          <w:szCs w:val="28"/>
        </w:rPr>
        <w:t>使用活動圖</w:t>
      </w:r>
      <w:r w:rsidRPr="001D0891">
        <w:rPr>
          <w:rFonts w:ascii="Times New Roman" w:eastAsia="標楷體" w:hAnsi="Times New Roman" w:cs="Times New Roman"/>
          <w:sz w:val="28"/>
          <w:szCs w:val="28"/>
        </w:rPr>
        <w:t>(Activity diagram</w:t>
      </w:r>
      <w:ins w:id="2" w:author="jefftang" w:date="2021-11-29T19:06:00Z">
        <w:r w:rsidR="006D6098">
          <w:rPr>
            <w:rFonts w:ascii="Times New Roman" w:eastAsia="標楷體" w:hAnsi="Times New Roman" w:cs="Times New Roman" w:hint="eastAsia"/>
            <w:sz w:val="28"/>
            <w:szCs w:val="28"/>
          </w:rPr>
          <w:t>)</w:t>
        </w:r>
      </w:ins>
      <w:del w:id="3" w:author="jefftang" w:date="2021-11-29T19:06:00Z">
        <w:r w:rsidRPr="001D0891" w:rsidDel="006D6098">
          <w:rPr>
            <w:rFonts w:ascii="Times New Roman" w:eastAsia="標楷體" w:hAnsi="Times New Roman" w:cs="Times New Roman"/>
            <w:sz w:val="28"/>
            <w:szCs w:val="28"/>
          </w:rPr>
          <w:delText>)</w:delText>
        </w:r>
        <w:r w:rsidRPr="001D0891" w:rsidDel="006D6098">
          <w:rPr>
            <w:rFonts w:ascii="Times New Roman" w:eastAsia="標楷體" w:hAnsi="Times New Roman" w:cs="Times New Roman"/>
            <w:sz w:val="28"/>
            <w:szCs w:val="28"/>
          </w:rPr>
          <w:delText>描述之</w:delText>
        </w:r>
      </w:del>
    </w:p>
    <w:p w14:paraId="03A06779" w14:textId="77777777" w:rsidR="006D6098" w:rsidRDefault="72D1A13C" w:rsidP="001D0891">
      <w:pPr>
        <w:pStyle w:val="a7"/>
        <w:tabs>
          <w:tab w:val="left" w:pos="2520"/>
        </w:tabs>
        <w:overflowPunct w:val="0"/>
        <w:spacing w:line="400" w:lineRule="exact"/>
        <w:ind w:leftChars="0" w:left="1486"/>
        <w:jc w:val="both"/>
        <w:rPr>
          <w:ins w:id="4" w:author="jefftang" w:date="2021-11-29T19:07:00Z"/>
          <w:rFonts w:ascii="Times New Roman" w:eastAsia="標楷體" w:hAnsi="Times New Roman" w:cs="Times New Roman"/>
          <w:sz w:val="28"/>
          <w:szCs w:val="28"/>
        </w:rPr>
      </w:pPr>
      <w:r w:rsidRPr="001D0891">
        <w:rPr>
          <w:rFonts w:ascii="Times New Roman" w:eastAsia="標楷體" w:hAnsi="Times New Roman" w:cs="Times New Roman"/>
          <w:sz w:val="28"/>
          <w:szCs w:val="28"/>
        </w:rPr>
        <w:t>5-4</w:t>
      </w:r>
      <w:r w:rsidRPr="001D0891">
        <w:rPr>
          <w:rFonts w:ascii="Times New Roman" w:eastAsia="標楷體" w:hAnsi="Times New Roman" w:cs="Times New Roman"/>
          <w:sz w:val="28"/>
          <w:szCs w:val="28"/>
        </w:rPr>
        <w:t>分析類別圖</w:t>
      </w:r>
      <w:r w:rsidRPr="001D0891">
        <w:rPr>
          <w:rFonts w:ascii="Times New Roman" w:eastAsia="標楷體" w:hAnsi="Times New Roman" w:cs="Times New Roman"/>
          <w:sz w:val="28"/>
          <w:szCs w:val="28"/>
        </w:rPr>
        <w:t>(Analysis class diagram)</w:t>
      </w:r>
    </w:p>
    <w:p w14:paraId="755FCC18" w14:textId="3370A616" w:rsidR="00560A2F" w:rsidRPr="001D0891" w:rsidRDefault="72D1A13C" w:rsidP="001D0891">
      <w:pPr>
        <w:pStyle w:val="a7"/>
        <w:tabs>
          <w:tab w:val="left" w:pos="2520"/>
        </w:tabs>
        <w:overflowPunct w:val="0"/>
        <w:spacing w:line="400" w:lineRule="exact"/>
        <w:ind w:leftChars="0" w:left="1486"/>
        <w:jc w:val="both"/>
        <w:rPr>
          <w:rFonts w:ascii="Times New Roman" w:eastAsia="標楷體" w:hAnsi="Times New Roman" w:cs="Times New Roman" w:hint="eastAsia"/>
          <w:sz w:val="28"/>
          <w:szCs w:val="28"/>
        </w:rPr>
      </w:pPr>
      <w:del w:id="5" w:author="jefftang" w:date="2021-11-29T19:07:00Z">
        <w:r w:rsidRPr="001D0891" w:rsidDel="006D6098">
          <w:rPr>
            <w:rFonts w:ascii="Times New Roman" w:eastAsia="標楷體" w:hAnsi="Times New Roman" w:cs="Times New Roman"/>
            <w:sz w:val="28"/>
            <w:szCs w:val="28"/>
          </w:rPr>
          <w:delText>，甚至</w:delText>
        </w:r>
      </w:del>
      <w:r w:rsidRPr="001D0891">
        <w:rPr>
          <w:rFonts w:ascii="Times New Roman" w:eastAsia="標楷體" w:hAnsi="Times New Roman" w:cs="Times New Roman"/>
          <w:sz w:val="28"/>
          <w:szCs w:val="28"/>
        </w:rPr>
        <w:t>分析物件圖</w:t>
      </w:r>
      <w:r w:rsidRPr="001D0891">
        <w:rPr>
          <w:rFonts w:ascii="Times New Roman" w:eastAsia="標楷體" w:hAnsi="Times New Roman" w:cs="Times New Roman"/>
          <w:sz w:val="28"/>
          <w:szCs w:val="28"/>
        </w:rPr>
        <w:t xml:space="preserve">(Analysis object </w:t>
      </w:r>
      <w:commentRangeStart w:id="6"/>
      <w:r w:rsidRPr="001D0891">
        <w:rPr>
          <w:rFonts w:ascii="Times New Roman" w:eastAsia="標楷體" w:hAnsi="Times New Roman" w:cs="Times New Roman"/>
          <w:sz w:val="28"/>
          <w:szCs w:val="28"/>
        </w:rPr>
        <w:t>diagram</w:t>
      </w:r>
      <w:commentRangeEnd w:id="6"/>
      <w:r w:rsidR="006D6098">
        <w:rPr>
          <w:rStyle w:val="af1"/>
        </w:rPr>
        <w:commentReference w:id="6"/>
      </w:r>
      <w:r w:rsidRPr="001D0891">
        <w:rPr>
          <w:rFonts w:ascii="Times New Roman" w:eastAsia="標楷體" w:hAnsi="Times New Roman" w:cs="Times New Roman"/>
          <w:sz w:val="28"/>
          <w:szCs w:val="28"/>
        </w:rPr>
        <w:t>)</w:t>
      </w:r>
      <w:del w:id="7" w:author="jefftang" w:date="2021-11-29T19:07:00Z">
        <w:r w:rsidRPr="001D0891" w:rsidDel="006D6098">
          <w:rPr>
            <w:rFonts w:ascii="Times New Roman" w:eastAsia="標楷體" w:hAnsi="Times New Roman" w:cs="Times New Roman"/>
            <w:sz w:val="28"/>
            <w:szCs w:val="28"/>
          </w:rPr>
          <w:delText>。</w:delText>
        </w:r>
      </w:del>
    </w:p>
    <w:p w14:paraId="4A9EA3C6" w14:textId="66F575D7" w:rsidR="00560A2F" w:rsidRPr="003B749E" w:rsidRDefault="000910DA"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設計模型</w:t>
      </w:r>
    </w:p>
    <w:p w14:paraId="42FDB80C" w14:textId="409CAEB0" w:rsidR="00560A2F" w:rsidRPr="001D0891" w:rsidRDefault="72D1A13C"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sz w:val="28"/>
          <w:szCs w:val="28"/>
        </w:rPr>
        <w:t>6-1</w:t>
      </w:r>
      <w:r w:rsidRPr="001D0891">
        <w:rPr>
          <w:rFonts w:ascii="Times New Roman" w:eastAsia="標楷體" w:hAnsi="Times New Roman" w:cs="Times New Roman"/>
          <w:sz w:val="28"/>
          <w:szCs w:val="28"/>
        </w:rPr>
        <w:t>循序圖</w:t>
      </w:r>
      <w:r w:rsidRPr="001D0891">
        <w:rPr>
          <w:rFonts w:ascii="Times New Roman" w:eastAsia="標楷體" w:hAnsi="Times New Roman" w:cs="Times New Roman"/>
          <w:sz w:val="28"/>
          <w:szCs w:val="28"/>
        </w:rPr>
        <w:t>(Sequential diagram)</w:t>
      </w:r>
    </w:p>
    <w:p w14:paraId="080049CD" w14:textId="77777777" w:rsidR="006D6098" w:rsidRDefault="72D1A13C" w:rsidP="001D0891">
      <w:pPr>
        <w:pStyle w:val="a7"/>
        <w:tabs>
          <w:tab w:val="left" w:pos="2520"/>
        </w:tabs>
        <w:overflowPunct w:val="0"/>
        <w:spacing w:line="400" w:lineRule="exact"/>
        <w:ind w:leftChars="0" w:left="1486"/>
        <w:jc w:val="both"/>
        <w:rPr>
          <w:ins w:id="8" w:author="jefftang" w:date="2021-11-29T19:07:00Z"/>
          <w:rFonts w:ascii="Times New Roman" w:eastAsia="標楷體" w:hAnsi="Times New Roman" w:cs="Times New Roman"/>
          <w:sz w:val="28"/>
          <w:szCs w:val="28"/>
        </w:rPr>
      </w:pPr>
      <w:r w:rsidRPr="001D0891">
        <w:rPr>
          <w:rFonts w:ascii="Times New Roman" w:eastAsia="標楷體" w:hAnsi="Times New Roman" w:cs="Times New Roman"/>
          <w:sz w:val="28"/>
          <w:szCs w:val="28"/>
        </w:rPr>
        <w:t>6-2</w:t>
      </w:r>
      <w:r w:rsidRPr="001D0891">
        <w:rPr>
          <w:rFonts w:ascii="Times New Roman" w:eastAsia="標楷體" w:hAnsi="Times New Roman" w:cs="Times New Roman"/>
          <w:sz w:val="28"/>
          <w:szCs w:val="28"/>
        </w:rPr>
        <w:t>設計類別圖</w:t>
      </w:r>
      <w:r w:rsidRPr="001D0891">
        <w:rPr>
          <w:rFonts w:ascii="Times New Roman" w:eastAsia="標楷體" w:hAnsi="Times New Roman" w:cs="Times New Roman"/>
          <w:sz w:val="28"/>
          <w:szCs w:val="28"/>
        </w:rPr>
        <w:t>(Design class diagram)</w:t>
      </w:r>
      <w:del w:id="9" w:author="jefftang" w:date="2021-11-29T19:07:00Z">
        <w:r w:rsidRPr="001D0891" w:rsidDel="006D6098">
          <w:rPr>
            <w:rFonts w:ascii="Times New Roman" w:eastAsia="標楷體" w:hAnsi="Times New Roman" w:cs="Times New Roman"/>
            <w:sz w:val="28"/>
            <w:szCs w:val="28"/>
          </w:rPr>
          <w:delText>，甚至</w:delText>
        </w:r>
      </w:del>
    </w:p>
    <w:p w14:paraId="006C9E2F" w14:textId="1D1349BB" w:rsidR="72D1A13C" w:rsidRPr="001D0891" w:rsidRDefault="72D1A13C"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sz w:val="28"/>
          <w:szCs w:val="28"/>
        </w:rPr>
        <w:t>設計物件圖</w:t>
      </w:r>
      <w:r w:rsidRPr="001D0891">
        <w:rPr>
          <w:rFonts w:ascii="Times New Roman" w:eastAsia="標楷體" w:hAnsi="Times New Roman" w:cs="Times New Roman"/>
          <w:sz w:val="28"/>
          <w:szCs w:val="28"/>
        </w:rPr>
        <w:t xml:space="preserve">(Design object </w:t>
      </w:r>
      <w:commentRangeStart w:id="10"/>
      <w:r w:rsidRPr="001D0891">
        <w:rPr>
          <w:rFonts w:ascii="Times New Roman" w:eastAsia="標楷體" w:hAnsi="Times New Roman" w:cs="Times New Roman"/>
          <w:sz w:val="28"/>
          <w:szCs w:val="28"/>
        </w:rPr>
        <w:t>diagram</w:t>
      </w:r>
      <w:commentRangeEnd w:id="10"/>
      <w:r w:rsidR="006D6098">
        <w:rPr>
          <w:rStyle w:val="af1"/>
        </w:rPr>
        <w:commentReference w:id="10"/>
      </w:r>
      <w:r w:rsidRPr="001D0891">
        <w:rPr>
          <w:rFonts w:ascii="Times New Roman" w:eastAsia="標楷體" w:hAnsi="Times New Roman" w:cs="Times New Roman"/>
          <w:sz w:val="28"/>
          <w:szCs w:val="28"/>
        </w:rPr>
        <w:t>)</w:t>
      </w:r>
    </w:p>
    <w:p w14:paraId="1EA19375" w14:textId="1F0E0CBF" w:rsidR="00560A2F" w:rsidRPr="003B749E" w:rsidRDefault="000910DA"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實作模型</w:t>
      </w:r>
    </w:p>
    <w:p w14:paraId="50122570" w14:textId="4491BEAD" w:rsidR="00560A2F" w:rsidRPr="001D0891" w:rsidRDefault="0861E2D2"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sz w:val="28"/>
          <w:szCs w:val="28"/>
        </w:rPr>
        <w:t>7-1</w:t>
      </w:r>
      <w:r w:rsidRPr="001D0891">
        <w:rPr>
          <w:rFonts w:ascii="Times New Roman" w:eastAsia="標楷體" w:hAnsi="Times New Roman" w:cs="Times New Roman"/>
          <w:sz w:val="28"/>
          <w:szCs w:val="28"/>
        </w:rPr>
        <w:t>佈署圖</w:t>
      </w:r>
      <w:r w:rsidRPr="001D0891">
        <w:rPr>
          <w:rFonts w:ascii="Times New Roman" w:eastAsia="標楷體" w:hAnsi="Times New Roman" w:cs="Times New Roman"/>
          <w:sz w:val="28"/>
          <w:szCs w:val="28"/>
        </w:rPr>
        <w:t>(Deployment diagram)</w:t>
      </w:r>
      <w:r w:rsidRPr="001D0891">
        <w:rPr>
          <w:rFonts w:ascii="Times New Roman" w:eastAsia="標楷體" w:hAnsi="Times New Roman" w:cs="Times New Roman"/>
          <w:sz w:val="28"/>
          <w:szCs w:val="28"/>
        </w:rPr>
        <w:t>。</w:t>
      </w:r>
    </w:p>
    <w:p w14:paraId="400F2D14" w14:textId="2F41903E" w:rsidR="0861E2D2" w:rsidRPr="001D0891" w:rsidRDefault="0861E2D2"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sz w:val="28"/>
          <w:szCs w:val="28"/>
        </w:rPr>
        <w:t>7-2</w:t>
      </w:r>
      <w:r w:rsidRPr="001D0891">
        <w:rPr>
          <w:rFonts w:ascii="Times New Roman" w:eastAsia="標楷體" w:hAnsi="Times New Roman" w:cs="Times New Roman"/>
          <w:sz w:val="28"/>
          <w:szCs w:val="28"/>
        </w:rPr>
        <w:t>套件圖</w:t>
      </w:r>
      <w:r w:rsidRPr="001D0891">
        <w:rPr>
          <w:rFonts w:ascii="Times New Roman" w:eastAsia="標楷體" w:hAnsi="Times New Roman" w:cs="Times New Roman"/>
          <w:sz w:val="28"/>
          <w:szCs w:val="28"/>
        </w:rPr>
        <w:t>(Package diagram)</w:t>
      </w:r>
      <w:r w:rsidRPr="001D0891">
        <w:rPr>
          <w:rFonts w:ascii="Times New Roman" w:eastAsia="標楷體" w:hAnsi="Times New Roman" w:cs="Times New Roman"/>
          <w:sz w:val="28"/>
          <w:szCs w:val="28"/>
        </w:rPr>
        <w:t>。</w:t>
      </w:r>
    </w:p>
    <w:p w14:paraId="04E7E463" w14:textId="1D0E6225" w:rsidR="0861E2D2" w:rsidRPr="001D0891" w:rsidRDefault="0861E2D2"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sz w:val="28"/>
          <w:szCs w:val="28"/>
        </w:rPr>
        <w:t>7-3</w:t>
      </w:r>
      <w:r w:rsidRPr="001D0891">
        <w:rPr>
          <w:rFonts w:ascii="Times New Roman" w:eastAsia="標楷體" w:hAnsi="Times New Roman" w:cs="Times New Roman"/>
          <w:sz w:val="28"/>
          <w:szCs w:val="28"/>
        </w:rPr>
        <w:t>元件圖</w:t>
      </w:r>
      <w:r w:rsidRPr="001D0891">
        <w:rPr>
          <w:rFonts w:ascii="Times New Roman" w:eastAsia="標楷體" w:hAnsi="Times New Roman" w:cs="Times New Roman"/>
          <w:sz w:val="28"/>
          <w:szCs w:val="28"/>
        </w:rPr>
        <w:t>(Component diagram)</w:t>
      </w:r>
      <w:r w:rsidRPr="001D0891">
        <w:rPr>
          <w:rFonts w:ascii="Times New Roman" w:eastAsia="標楷體" w:hAnsi="Times New Roman" w:cs="Times New Roman"/>
          <w:sz w:val="28"/>
          <w:szCs w:val="28"/>
        </w:rPr>
        <w:t>。</w:t>
      </w:r>
    </w:p>
    <w:p w14:paraId="04E8AE1C" w14:textId="77777777" w:rsidR="006D6098" w:rsidRDefault="5C6FAEB6" w:rsidP="001D0891">
      <w:pPr>
        <w:pStyle w:val="a7"/>
        <w:tabs>
          <w:tab w:val="left" w:pos="2520"/>
        </w:tabs>
        <w:overflowPunct w:val="0"/>
        <w:spacing w:line="400" w:lineRule="exact"/>
        <w:ind w:leftChars="0" w:left="1486"/>
        <w:jc w:val="both"/>
        <w:rPr>
          <w:ins w:id="11" w:author="jefftang" w:date="2021-11-29T19:08:00Z"/>
          <w:rFonts w:ascii="Times New Roman" w:eastAsia="標楷體" w:hAnsi="Times New Roman" w:cs="Times New Roman"/>
          <w:sz w:val="28"/>
          <w:szCs w:val="28"/>
        </w:rPr>
      </w:pPr>
      <w:r w:rsidRPr="001D0891">
        <w:rPr>
          <w:rFonts w:ascii="Times New Roman" w:eastAsia="標楷體" w:hAnsi="Times New Roman" w:cs="Times New Roman"/>
          <w:sz w:val="28"/>
          <w:szCs w:val="28"/>
        </w:rPr>
        <w:t>7-4</w:t>
      </w:r>
      <w:r w:rsidRPr="001D0891">
        <w:rPr>
          <w:rFonts w:ascii="Times New Roman" w:eastAsia="標楷體" w:hAnsi="Times New Roman" w:cs="Times New Roman"/>
          <w:sz w:val="28"/>
          <w:szCs w:val="28"/>
        </w:rPr>
        <w:t>狀態機</w:t>
      </w:r>
      <w:r w:rsidRPr="001D0891">
        <w:rPr>
          <w:rFonts w:ascii="Times New Roman" w:eastAsia="標楷體" w:hAnsi="Times New Roman" w:cs="Times New Roman"/>
          <w:sz w:val="28"/>
          <w:szCs w:val="28"/>
        </w:rPr>
        <w:t>(State machine)</w:t>
      </w:r>
    </w:p>
    <w:p w14:paraId="6DE9EDCF" w14:textId="35A48E02" w:rsidR="0861E2D2" w:rsidRPr="001D0891" w:rsidRDefault="5C6FAEB6"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del w:id="12" w:author="jefftang" w:date="2021-11-29T19:07:00Z">
        <w:r w:rsidRPr="001D0891" w:rsidDel="006D6098">
          <w:rPr>
            <w:rFonts w:ascii="Times New Roman" w:eastAsia="標楷體" w:hAnsi="Times New Roman" w:cs="Times New Roman"/>
            <w:sz w:val="28"/>
            <w:szCs w:val="28"/>
          </w:rPr>
          <w:lastRenderedPageBreak/>
          <w:delText>，</w:delText>
        </w:r>
      </w:del>
      <w:r w:rsidRPr="001D0891">
        <w:rPr>
          <w:rFonts w:ascii="Times New Roman" w:eastAsia="標楷體" w:hAnsi="Times New Roman" w:cs="Times New Roman"/>
          <w:sz w:val="28"/>
          <w:szCs w:val="28"/>
        </w:rPr>
        <w:t>甚至時序圖</w:t>
      </w:r>
      <w:r w:rsidRPr="001D0891">
        <w:rPr>
          <w:rFonts w:ascii="Times New Roman" w:eastAsia="標楷體" w:hAnsi="Times New Roman" w:cs="Times New Roman"/>
          <w:sz w:val="28"/>
          <w:szCs w:val="28"/>
        </w:rPr>
        <w:t xml:space="preserve">(Timing </w:t>
      </w:r>
      <w:commentRangeStart w:id="13"/>
      <w:r w:rsidRPr="001D0891">
        <w:rPr>
          <w:rFonts w:ascii="Times New Roman" w:eastAsia="標楷體" w:hAnsi="Times New Roman" w:cs="Times New Roman"/>
          <w:sz w:val="28"/>
          <w:szCs w:val="28"/>
        </w:rPr>
        <w:t>diagram</w:t>
      </w:r>
      <w:commentRangeEnd w:id="13"/>
      <w:r w:rsidR="006D6098">
        <w:rPr>
          <w:rStyle w:val="af1"/>
        </w:rPr>
        <w:commentReference w:id="13"/>
      </w:r>
      <w:r w:rsidRPr="001D0891">
        <w:rPr>
          <w:rFonts w:ascii="Times New Roman" w:eastAsia="標楷體" w:hAnsi="Times New Roman" w:cs="Times New Roman"/>
          <w:sz w:val="28"/>
          <w:szCs w:val="28"/>
        </w:rPr>
        <w:t>)</w:t>
      </w:r>
    </w:p>
    <w:p w14:paraId="772102E8" w14:textId="1F2650D0" w:rsidR="46F43E65" w:rsidRPr="003B749E" w:rsidRDefault="2D9AE747"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b/>
          <w:bCs/>
          <w:sz w:val="32"/>
          <w:szCs w:val="32"/>
        </w:rPr>
        <w:t>資料庫設計</w:t>
      </w:r>
    </w:p>
    <w:p w14:paraId="39F9AE49" w14:textId="77777777" w:rsidR="00560A2F" w:rsidRPr="003B749E" w:rsidRDefault="50ECFD4E"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b/>
          <w:bCs/>
          <w:sz w:val="32"/>
          <w:szCs w:val="32"/>
        </w:rPr>
        <w:t>程式</w:t>
      </w:r>
    </w:p>
    <w:p w14:paraId="3A9FEC47" w14:textId="5EC7B4E7" w:rsidR="00560A2F" w:rsidRPr="001D0891" w:rsidRDefault="00600F96"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9-1</w:t>
      </w:r>
      <w:r w:rsidRPr="001D0891">
        <w:rPr>
          <w:rFonts w:ascii="Times New Roman" w:eastAsia="標楷體" w:hAnsi="Times New Roman" w:cs="Times New Roman" w:hint="eastAsia"/>
          <w:sz w:val="28"/>
          <w:szCs w:val="28"/>
        </w:rPr>
        <w:t>元件清單及其規格描述</w:t>
      </w:r>
    </w:p>
    <w:p w14:paraId="2E73F48F" w14:textId="5AD9DF33" w:rsidR="00600F96" w:rsidRPr="001D0891" w:rsidRDefault="00600F96"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9-2</w:t>
      </w:r>
      <w:r w:rsidRPr="001D0891">
        <w:rPr>
          <w:rFonts w:ascii="Times New Roman" w:eastAsia="標楷體" w:hAnsi="Times New Roman" w:cs="Times New Roman" w:hint="eastAsia"/>
          <w:sz w:val="28"/>
          <w:szCs w:val="28"/>
        </w:rPr>
        <w:t>其他附屬之各種元件</w:t>
      </w:r>
    </w:p>
    <w:p w14:paraId="24383DC1" w14:textId="77777777" w:rsidR="00560A2F" w:rsidRPr="003B749E" w:rsidRDefault="72556260" w:rsidP="001D0891">
      <w:pPr>
        <w:pStyle w:val="a7"/>
        <w:numPr>
          <w:ilvl w:val="0"/>
          <w:numId w:val="1"/>
        </w:numPr>
        <w:tabs>
          <w:tab w:val="left" w:pos="2520"/>
        </w:tabs>
        <w:overflowPunct w:val="0"/>
        <w:ind w:leftChars="0"/>
        <w:jc w:val="both"/>
        <w:rPr>
          <w:rFonts w:ascii="Times New Roman" w:eastAsia="標楷體" w:hAnsi="Times New Roman" w:cs="Times New Roman"/>
          <w:b/>
          <w:bCs/>
          <w:sz w:val="32"/>
          <w:szCs w:val="32"/>
        </w:rPr>
      </w:pPr>
      <w:r w:rsidRPr="003B749E">
        <w:rPr>
          <w:rFonts w:ascii="Times New Roman" w:eastAsia="標楷體" w:hAnsi="Times New Roman" w:cs="Times New Roman"/>
          <w:b/>
          <w:bCs/>
          <w:sz w:val="32"/>
          <w:szCs w:val="32"/>
        </w:rPr>
        <w:t>測試模型</w:t>
      </w:r>
    </w:p>
    <w:p w14:paraId="1CA5E66A" w14:textId="4F762ED2" w:rsidR="00560A2F" w:rsidRPr="001D0891" w:rsidRDefault="00600F96"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10-1</w:t>
      </w:r>
      <w:r w:rsidRPr="001D0891">
        <w:rPr>
          <w:rFonts w:ascii="Times New Roman" w:eastAsia="標楷體" w:hAnsi="Times New Roman" w:cs="Times New Roman" w:hint="eastAsia"/>
          <w:sz w:val="28"/>
          <w:szCs w:val="28"/>
        </w:rPr>
        <w:t>測試計畫</w:t>
      </w:r>
    </w:p>
    <w:p w14:paraId="03EF043C" w14:textId="7FB8AB95" w:rsidR="00600F96" w:rsidRPr="001D0891" w:rsidRDefault="00600F96" w:rsidP="001D0891">
      <w:pPr>
        <w:pStyle w:val="a7"/>
        <w:tabs>
          <w:tab w:val="left" w:pos="2520"/>
        </w:tabs>
        <w:overflowPunct w:val="0"/>
        <w:spacing w:line="400" w:lineRule="exact"/>
        <w:ind w:leftChars="0" w:left="1486"/>
        <w:jc w:val="both"/>
        <w:rPr>
          <w:rFonts w:ascii="Times New Roman" w:eastAsia="標楷體" w:hAnsi="Times New Roman" w:cs="Times New Roman"/>
          <w:sz w:val="28"/>
          <w:szCs w:val="28"/>
        </w:rPr>
      </w:pPr>
      <w:r w:rsidRPr="001D0891">
        <w:rPr>
          <w:rFonts w:ascii="Times New Roman" w:eastAsia="標楷體" w:hAnsi="Times New Roman" w:cs="Times New Roman" w:hint="eastAsia"/>
          <w:sz w:val="28"/>
          <w:szCs w:val="28"/>
        </w:rPr>
        <w:t>10-2</w:t>
      </w:r>
      <w:r w:rsidRPr="001D0891">
        <w:rPr>
          <w:rFonts w:ascii="Times New Roman" w:eastAsia="標楷體" w:hAnsi="Times New Roman" w:cs="Times New Roman" w:hint="eastAsia"/>
          <w:sz w:val="28"/>
          <w:szCs w:val="28"/>
        </w:rPr>
        <w:t>測試個案與測試結果資料</w:t>
      </w:r>
    </w:p>
    <w:p w14:paraId="463826EB" w14:textId="5EA71509" w:rsidR="00560A2F" w:rsidRPr="0036280F" w:rsidRDefault="000910DA" w:rsidP="001D0891">
      <w:pPr>
        <w:tabs>
          <w:tab w:val="left" w:pos="2520"/>
        </w:tabs>
        <w:overflowPunct w:val="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第十一章、操作手冊</w:t>
      </w:r>
    </w:p>
    <w:p w14:paraId="0BD0A7D7" w14:textId="49FD7088" w:rsidR="00560A2F" w:rsidRPr="0036280F" w:rsidRDefault="00DA5A3F" w:rsidP="001D0891">
      <w:pPr>
        <w:tabs>
          <w:tab w:val="left" w:pos="2520"/>
        </w:tabs>
        <w:overflowPunct w:val="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第十二章、使用手冊</w:t>
      </w:r>
    </w:p>
    <w:p w14:paraId="0FB6EC57" w14:textId="6A8F4437" w:rsidR="00560A2F" w:rsidRPr="0036280F" w:rsidRDefault="00DA5A3F" w:rsidP="001D0891">
      <w:pPr>
        <w:tabs>
          <w:tab w:val="left" w:pos="2520"/>
        </w:tabs>
        <w:overflowPunct w:val="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第十三章、感想</w:t>
      </w:r>
    </w:p>
    <w:p w14:paraId="77957C13" w14:textId="77777777" w:rsidR="00DA5A3F" w:rsidRPr="003B749E" w:rsidRDefault="00DA5A3F" w:rsidP="001D0891">
      <w:pPr>
        <w:tabs>
          <w:tab w:val="left" w:pos="2520"/>
        </w:tabs>
        <w:overflowPunct w:val="0"/>
        <w:jc w:val="both"/>
        <w:rPr>
          <w:rFonts w:ascii="Times New Roman" w:eastAsia="標楷體" w:hAnsi="Times New Roman" w:cs="Times New Roman"/>
          <w:b/>
          <w:bCs/>
          <w:sz w:val="32"/>
          <w:szCs w:val="32"/>
        </w:rPr>
      </w:pPr>
      <w:r w:rsidRPr="003B749E">
        <w:rPr>
          <w:rFonts w:ascii="Times New Roman" w:eastAsia="標楷體" w:hAnsi="Times New Roman" w:cs="Times New Roman" w:hint="eastAsia"/>
          <w:b/>
          <w:bCs/>
          <w:sz w:val="32"/>
          <w:szCs w:val="32"/>
        </w:rPr>
        <w:t>第十四章、參考資料</w:t>
      </w:r>
    </w:p>
    <w:p w14:paraId="34CED882" w14:textId="56F1E60F" w:rsidR="001D0891" w:rsidRPr="001D0891" w:rsidRDefault="001D0891" w:rsidP="001D0891">
      <w:pPr>
        <w:tabs>
          <w:tab w:val="left" w:pos="2520"/>
        </w:tabs>
        <w:overflowPunct w:val="0"/>
        <w:jc w:val="both"/>
        <w:rPr>
          <w:rFonts w:ascii="Times New Roman" w:eastAsia="標楷體" w:hAnsi="Times New Roman" w:cs="Times New Roman"/>
          <w:b/>
          <w:bCs/>
          <w:sz w:val="32"/>
          <w:szCs w:val="32"/>
        </w:rPr>
      </w:pPr>
      <w:r w:rsidRPr="001D0891">
        <w:rPr>
          <w:rFonts w:ascii="Times New Roman" w:eastAsia="標楷體" w:hAnsi="Times New Roman" w:cs="Times New Roman" w:hint="eastAsia"/>
          <w:b/>
          <w:bCs/>
          <w:sz w:val="32"/>
          <w:szCs w:val="32"/>
        </w:rPr>
        <w:t>附錄</w:t>
      </w:r>
      <w:r w:rsidRPr="001D0891">
        <w:rPr>
          <w:rFonts w:ascii="Times New Roman" w:eastAsia="標楷體" w:hAnsi="Times New Roman" w:cs="Times New Roman" w:hint="eastAsia"/>
          <w:b/>
          <w:bCs/>
          <w:sz w:val="32"/>
          <w:szCs w:val="32"/>
        </w:rPr>
        <w:t xml:space="preserve"> </w:t>
      </w:r>
      <w:r w:rsidRPr="001D0891">
        <w:rPr>
          <w:rFonts w:ascii="Times New Roman" w:eastAsia="標楷體" w:hAnsi="Times New Roman" w:cs="Times New Roman"/>
          <w:b/>
          <w:bCs/>
          <w:sz w:val="32"/>
          <w:szCs w:val="32"/>
        </w:rPr>
        <w:t>審查</w:t>
      </w:r>
      <w:r w:rsidRPr="001D0891">
        <w:rPr>
          <w:rFonts w:ascii="Times New Roman" w:eastAsia="標楷體" w:hAnsi="Times New Roman" w:cs="Times New Roman" w:hint="eastAsia"/>
          <w:b/>
          <w:bCs/>
          <w:sz w:val="32"/>
          <w:szCs w:val="32"/>
        </w:rPr>
        <w:t>評審意見之修正</w:t>
      </w:r>
      <w:r w:rsidRPr="001D0891">
        <w:rPr>
          <w:rFonts w:ascii="Times New Roman" w:eastAsia="標楷體" w:hAnsi="Times New Roman" w:cs="Times New Roman"/>
          <w:b/>
          <w:bCs/>
          <w:sz w:val="32"/>
          <w:szCs w:val="32"/>
        </w:rPr>
        <w:t>情形</w:t>
      </w:r>
    </w:p>
    <w:p w14:paraId="63DCBEF8" w14:textId="3E8FF7B7" w:rsidR="001D0891" w:rsidRPr="001D0891" w:rsidRDefault="001D0891" w:rsidP="001D0891">
      <w:pPr>
        <w:tabs>
          <w:tab w:val="left" w:pos="2520"/>
        </w:tabs>
        <w:overflowPunct w:val="0"/>
        <w:jc w:val="both"/>
        <w:rPr>
          <w:rFonts w:ascii="Times New Roman" w:eastAsia="標楷體" w:hAnsi="Times New Roman" w:cs="Times New Roman"/>
          <w:b/>
          <w:bCs/>
          <w:sz w:val="32"/>
          <w:szCs w:val="32"/>
        </w:rPr>
        <w:sectPr w:rsidR="001D0891" w:rsidRPr="001D0891" w:rsidSect="001A70BF">
          <w:footerReference w:type="default" r:id="rId11"/>
          <w:pgSz w:w="11906" w:h="16838" w:code="9"/>
          <w:pgMar w:top="851" w:right="851" w:bottom="851" w:left="851" w:header="567" w:footer="567" w:gutter="0"/>
          <w:cols w:space="425"/>
          <w:titlePg/>
          <w:docGrid w:type="lines" w:linePitch="360"/>
        </w:sectPr>
      </w:pPr>
    </w:p>
    <w:p w14:paraId="7552C590" w14:textId="16D25BCC" w:rsidR="00A71EB4" w:rsidRPr="002F2878" w:rsidRDefault="005423C5" w:rsidP="002F2878">
      <w:pPr>
        <w:pStyle w:val="1"/>
        <w:numPr>
          <w:ilvl w:val="0"/>
          <w:numId w:val="5"/>
        </w:numPr>
        <w:snapToGrid/>
        <w:rPr>
          <w:szCs w:val="40"/>
        </w:rPr>
      </w:pPr>
      <w:r w:rsidRPr="00F82A73">
        <w:rPr>
          <w:rFonts w:hint="eastAsia"/>
          <w:szCs w:val="40"/>
        </w:rPr>
        <w:lastRenderedPageBreak/>
        <w:t>背景與動機</w:t>
      </w:r>
    </w:p>
    <w:p w14:paraId="2C67CD67" w14:textId="4AE1D880" w:rsidR="005423C5" w:rsidRPr="001D1645" w:rsidRDefault="00F82A73" w:rsidP="00C217F3">
      <w:pPr>
        <w:pStyle w:val="21"/>
      </w:pPr>
      <w:r w:rsidRPr="001D1645">
        <w:rPr>
          <w:rFonts w:hint="eastAsia"/>
        </w:rPr>
        <w:t>1</w:t>
      </w:r>
      <w:r w:rsidRPr="001D1645">
        <w:t>-1</w:t>
      </w:r>
      <w:r w:rsidR="005423C5" w:rsidRPr="001D1645">
        <w:rPr>
          <w:rFonts w:hint="eastAsia"/>
        </w:rPr>
        <w:t>簡介</w:t>
      </w:r>
    </w:p>
    <w:p w14:paraId="4C3EDF6A" w14:textId="6BF35573" w:rsidR="00D40878" w:rsidRPr="003B749E" w:rsidRDefault="76BB1F05" w:rsidP="00C10A1A">
      <w:pPr>
        <w:tabs>
          <w:tab w:val="left" w:pos="2520"/>
        </w:tabs>
        <w:overflowPunct w:val="0"/>
        <w:jc w:val="both"/>
        <w:rPr>
          <w:rFonts w:ascii="Times New Roman" w:eastAsia="標楷體" w:hAnsi="Times New Roman" w:cs="SimSun"/>
          <w:sz w:val="28"/>
          <w:szCs w:val="28"/>
        </w:rPr>
      </w:pPr>
      <w:r w:rsidRPr="003B749E">
        <w:rPr>
          <w:rFonts w:ascii="Times New Roman" w:eastAsia="標楷體" w:hAnsi="Times New Roman" w:cs="Times New Roman"/>
          <w:sz w:val="28"/>
          <w:szCs w:val="28"/>
        </w:rPr>
        <w:t xml:space="preserve">　　</w:t>
      </w:r>
      <w:r w:rsidRPr="003B749E">
        <w:rPr>
          <w:rFonts w:ascii="Times New Roman" w:eastAsia="標楷體" w:hAnsi="Times New Roman" w:cs="SimSun"/>
          <w:sz w:val="28"/>
          <w:szCs w:val="28"/>
        </w:rPr>
        <w:t>隨著衛生醫療、生化科技快速進步，國人平均壽命也逐漸延長，進而影響人口結構與經濟層面。依據聯合國世界衛生組織</w:t>
      </w:r>
      <w:r w:rsidRPr="003B749E">
        <w:rPr>
          <w:rFonts w:ascii="Times New Roman" w:eastAsia="標楷體" w:hAnsi="Times New Roman" w:cs="Times New Roman"/>
          <w:sz w:val="28"/>
          <w:szCs w:val="28"/>
        </w:rPr>
        <w:t xml:space="preserve"> (World Trade Organization</w:t>
      </w:r>
      <w:r w:rsidRPr="003B749E">
        <w:rPr>
          <w:rFonts w:ascii="Times New Roman" w:eastAsia="標楷體" w:hAnsi="Times New Roman" w:cs="SimSun"/>
          <w:sz w:val="28"/>
          <w:szCs w:val="28"/>
        </w:rPr>
        <w:t>，簡稱</w:t>
      </w:r>
      <w:r w:rsidRPr="003B749E">
        <w:rPr>
          <w:rFonts w:ascii="Times New Roman" w:eastAsia="標楷體" w:hAnsi="Times New Roman" w:cs="Times New Roman"/>
          <w:sz w:val="28"/>
          <w:szCs w:val="28"/>
        </w:rPr>
        <w:t xml:space="preserve"> WTO)</w:t>
      </w:r>
      <w:r w:rsidRPr="003B749E">
        <w:rPr>
          <w:rFonts w:ascii="Times New Roman" w:eastAsia="標楷體" w:hAnsi="Times New Roman" w:cs="SimSun"/>
          <w:sz w:val="28"/>
          <w:szCs w:val="28"/>
        </w:rPr>
        <w:t>的定義，當一個地區中高齡人口超過總人口數的</w:t>
      </w:r>
      <w:r w:rsidRPr="003B749E">
        <w:rPr>
          <w:rFonts w:ascii="Times New Roman" w:eastAsia="標楷體" w:hAnsi="Times New Roman" w:cs="Times New Roman"/>
          <w:sz w:val="28"/>
          <w:szCs w:val="28"/>
        </w:rPr>
        <w:t>7%</w:t>
      </w:r>
      <w:r w:rsidRPr="003B749E">
        <w:rPr>
          <w:rFonts w:ascii="Times New Roman" w:eastAsia="標楷體" w:hAnsi="Times New Roman" w:cs="SimSun"/>
          <w:sz w:val="28"/>
          <w:szCs w:val="28"/>
        </w:rPr>
        <w:t>時，即為高齡化社會。臺灣地區高齡人口在</w:t>
      </w:r>
      <w:r w:rsidRPr="003B749E">
        <w:rPr>
          <w:rFonts w:ascii="Times New Roman" w:eastAsia="標楷體" w:hAnsi="Times New Roman" w:cs="Times New Roman"/>
          <w:sz w:val="28"/>
          <w:szCs w:val="28"/>
        </w:rPr>
        <w:t>1993</w:t>
      </w:r>
      <w:r w:rsidRPr="003B749E">
        <w:rPr>
          <w:rFonts w:ascii="Times New Roman" w:eastAsia="標楷體" w:hAnsi="Times New Roman" w:cs="SimSun"/>
          <w:sz w:val="28"/>
          <w:szCs w:val="28"/>
        </w:rPr>
        <w:t>年</w:t>
      </w:r>
      <w:r w:rsidRPr="003B749E">
        <w:rPr>
          <w:rFonts w:ascii="Times New Roman" w:eastAsia="標楷體" w:hAnsi="Times New Roman" w:cs="Times New Roman"/>
          <w:sz w:val="28"/>
          <w:szCs w:val="28"/>
        </w:rPr>
        <w:t>9</w:t>
      </w:r>
      <w:r w:rsidRPr="003B749E">
        <w:rPr>
          <w:rFonts w:ascii="Times New Roman" w:eastAsia="標楷體" w:hAnsi="Times New Roman" w:cs="SimSun"/>
          <w:sz w:val="28"/>
          <w:szCs w:val="28"/>
        </w:rPr>
        <w:t>月已經超過總人口數的</w:t>
      </w:r>
      <w:r w:rsidRPr="003B749E">
        <w:rPr>
          <w:rFonts w:ascii="Times New Roman" w:eastAsia="標楷體" w:hAnsi="Times New Roman" w:cs="Times New Roman"/>
          <w:sz w:val="28"/>
          <w:szCs w:val="28"/>
        </w:rPr>
        <w:t>7%</w:t>
      </w:r>
      <w:r w:rsidRPr="003B749E">
        <w:rPr>
          <w:rFonts w:ascii="Times New Roman" w:eastAsia="標楷體" w:hAnsi="Times New Roman" w:cs="SimSun"/>
          <w:sz w:val="28"/>
          <w:szCs w:val="28"/>
        </w:rPr>
        <w:t>，因此早己經是高齡化</w:t>
      </w:r>
      <w:commentRangeStart w:id="14"/>
      <w:r w:rsidRPr="003B749E">
        <w:rPr>
          <w:rFonts w:ascii="Times New Roman" w:eastAsia="標楷體" w:hAnsi="Times New Roman" w:cs="SimSun"/>
          <w:sz w:val="28"/>
          <w:szCs w:val="28"/>
        </w:rPr>
        <w:t>社會</w:t>
      </w:r>
      <w:commentRangeEnd w:id="14"/>
      <w:r w:rsidR="006D6098">
        <w:rPr>
          <w:rStyle w:val="af1"/>
        </w:rPr>
        <w:commentReference w:id="14"/>
      </w:r>
      <w:r w:rsidRPr="003B749E">
        <w:rPr>
          <w:rFonts w:ascii="Times New Roman" w:eastAsia="標楷體" w:hAnsi="Times New Roman" w:cs="SimSun"/>
          <w:sz w:val="28"/>
          <w:szCs w:val="28"/>
        </w:rPr>
        <w:t>。</w:t>
      </w:r>
    </w:p>
    <w:p w14:paraId="5990EC71" w14:textId="49164C29" w:rsidR="00D40878" w:rsidRPr="003B749E" w:rsidRDefault="00D56716" w:rsidP="00C10A1A">
      <w:pPr>
        <w:tabs>
          <w:tab w:val="left" w:pos="480"/>
        </w:tabs>
        <w:overflowPunct w:val="0"/>
        <w:jc w:val="both"/>
        <w:rPr>
          <w:rFonts w:ascii="Times New Roman" w:eastAsia="標楷體" w:hAnsi="Times New Roman" w:cs="Times New Roman"/>
          <w:sz w:val="28"/>
          <w:szCs w:val="28"/>
        </w:rPr>
      </w:pPr>
      <w:r>
        <w:rPr>
          <w:rFonts w:ascii="Times New Roman" w:eastAsia="標楷體" w:hAnsi="Times New Roman" w:cs="SimSun"/>
          <w:sz w:val="28"/>
          <w:szCs w:val="28"/>
        </w:rPr>
        <w:tab/>
      </w:r>
      <w:r w:rsidR="76BB1F05" w:rsidRPr="003B749E">
        <w:rPr>
          <w:rFonts w:ascii="Times New Roman" w:eastAsia="標楷體" w:hAnsi="Times New Roman" w:cs="SimSun"/>
          <w:sz w:val="28"/>
          <w:szCs w:val="28"/>
        </w:rPr>
        <w:t>老化為人體正常的現象；但隨著年齡增長，人體各項機能也會逐漸退化，進而產生許多問題，而跌倒便是其中之一。而當老人或高齡者產生跌倒後往往會產生更多耗費國家與社會醫療資源的問題，如髖關節骨折、其他部位骨折、硬腦膜下出血、其他嚴重的軟組織傷害、頭部外傷甚至是造成死亡等。若要歸究原因，下肢運動能力的衰退和高齡者容易產生跌倒是有其關連性的。</w:t>
      </w:r>
    </w:p>
    <w:p w14:paraId="7DBC8027" w14:textId="6B8241B9" w:rsidR="00D40878" w:rsidRPr="003B749E" w:rsidRDefault="00D56716" w:rsidP="00C10A1A">
      <w:pPr>
        <w:tabs>
          <w:tab w:val="left" w:pos="480"/>
        </w:tabs>
        <w:overflowPunct w:val="0"/>
        <w:jc w:val="both"/>
        <w:rPr>
          <w:rFonts w:ascii="Times New Roman" w:eastAsia="標楷體" w:hAnsi="Times New Roman" w:cs="Times New Roman"/>
          <w:sz w:val="28"/>
          <w:szCs w:val="28"/>
        </w:rPr>
      </w:pPr>
      <w:r>
        <w:rPr>
          <w:rFonts w:ascii="Times New Roman" w:eastAsia="標楷體" w:hAnsi="Times New Roman" w:cs="SimSun"/>
          <w:sz w:val="28"/>
          <w:szCs w:val="28"/>
        </w:rPr>
        <w:tab/>
      </w:r>
      <w:r w:rsidR="76BB1F05" w:rsidRPr="003B749E">
        <w:rPr>
          <w:rFonts w:ascii="Times New Roman" w:eastAsia="標楷體" w:hAnsi="Times New Roman" w:cs="SimSun"/>
          <w:sz w:val="28"/>
          <w:szCs w:val="28"/>
        </w:rPr>
        <w:t>隨著社會與經濟的發展，生活品質也逐漸為國人所注重，健康的生活更是高齡者最為關心的話題。就人體而言，肌肉的收縮可以讓身體各肢段產生運動，而這樣的運動則可以讓我們能夠從事各項的身體活動。在運動的領域中，運動選手需要肌力訓練來增加自己的肌肉力量進而有優秀之成績。就一般人而言，無論是成年男女</w:t>
      </w:r>
      <w:del w:id="15" w:author="jefftang" w:date="2021-11-29T19:10:00Z">
        <w:r w:rsidR="76BB1F05" w:rsidRPr="003B749E" w:rsidDel="006D6098">
          <w:rPr>
            <w:rFonts w:ascii="Times New Roman" w:eastAsia="標楷體" w:hAnsi="Times New Roman" w:cs="SimSun"/>
            <w:sz w:val="28"/>
            <w:szCs w:val="28"/>
          </w:rPr>
          <w:delText>性</w:delText>
        </w:r>
      </w:del>
      <w:r w:rsidR="76BB1F05" w:rsidRPr="003B749E">
        <w:rPr>
          <w:rFonts w:ascii="Times New Roman" w:eastAsia="標楷體" w:hAnsi="Times New Roman" w:cs="SimSun"/>
          <w:sz w:val="28"/>
          <w:szCs w:val="28"/>
        </w:rPr>
        <w:t>或者是青少年則可接受適當的重量訓練來強健體魄、增進體能、改善個人外觀還有促進身體力量的發展等。</w:t>
      </w:r>
    </w:p>
    <w:p w14:paraId="266B90AA" w14:textId="6B643DB7" w:rsidR="00D40878" w:rsidRPr="003B749E" w:rsidRDefault="00D56716" w:rsidP="00C10A1A">
      <w:pPr>
        <w:tabs>
          <w:tab w:val="left" w:pos="480"/>
          <w:tab w:val="left" w:pos="2520"/>
        </w:tabs>
        <w:overflowPunct w:val="0"/>
        <w:jc w:val="both"/>
        <w:rPr>
          <w:rFonts w:ascii="Times New Roman" w:eastAsia="標楷體" w:hAnsi="Times New Roman" w:cs="Times New Roman"/>
          <w:sz w:val="28"/>
          <w:szCs w:val="28"/>
        </w:rPr>
      </w:pPr>
      <w:r>
        <w:rPr>
          <w:rFonts w:ascii="Times New Roman" w:eastAsia="標楷體" w:hAnsi="Times New Roman" w:cs="SimSun"/>
          <w:sz w:val="28"/>
          <w:szCs w:val="28"/>
        </w:rPr>
        <w:tab/>
      </w:r>
      <w:r w:rsidR="76BB1F05" w:rsidRPr="003B749E">
        <w:rPr>
          <w:rFonts w:ascii="Times New Roman" w:eastAsia="標楷體" w:hAnsi="Times New Roman" w:cs="SimSun"/>
          <w:sz w:val="28"/>
          <w:szCs w:val="28"/>
        </w:rPr>
        <w:t>下肢肌力訓練對高齡者下肢運動表現及健康生活形態之影響。根據美國運動醫學學會所提出的觀點，肌力訓練可以協助加強高齡者的活動能力，防止因為老化所引起的肌肉流失、低骨質密度和低心血管循環能力，另外也可強化高齡者的平衡能力和步態</w:t>
      </w:r>
      <w:commentRangeStart w:id="16"/>
      <w:r w:rsidR="76BB1F05" w:rsidRPr="003B749E">
        <w:rPr>
          <w:rFonts w:ascii="Times New Roman" w:eastAsia="標楷體" w:hAnsi="Times New Roman" w:cs="SimSun"/>
          <w:sz w:val="28"/>
          <w:szCs w:val="28"/>
        </w:rPr>
        <w:t>等</w:t>
      </w:r>
      <w:commentRangeEnd w:id="16"/>
      <w:r w:rsidR="006D6098">
        <w:rPr>
          <w:rStyle w:val="af1"/>
        </w:rPr>
        <w:commentReference w:id="16"/>
      </w:r>
      <w:r w:rsidR="76BB1F05" w:rsidRPr="003B749E">
        <w:rPr>
          <w:rFonts w:ascii="Times New Roman" w:eastAsia="標楷體" w:hAnsi="Times New Roman" w:cs="SimSun"/>
          <w:sz w:val="28"/>
          <w:szCs w:val="28"/>
        </w:rPr>
        <w:t>。</w:t>
      </w:r>
    </w:p>
    <w:p w14:paraId="6F0958C4" w14:textId="0B75507D" w:rsidR="00D40878" w:rsidRPr="003B749E" w:rsidRDefault="006523E5" w:rsidP="00C10A1A">
      <w:pPr>
        <w:tabs>
          <w:tab w:val="left" w:pos="480"/>
        </w:tabs>
        <w:overflowPunct w:val="0"/>
        <w:jc w:val="both"/>
        <w:rPr>
          <w:rFonts w:ascii="Times New Roman" w:eastAsia="標楷體" w:hAnsi="Times New Roman" w:cs="SimSun"/>
          <w:sz w:val="28"/>
          <w:szCs w:val="28"/>
        </w:rPr>
      </w:pPr>
      <w:r>
        <w:rPr>
          <w:rFonts w:ascii="Times New Roman" w:eastAsia="標楷體" w:hAnsi="Times New Roman" w:cs="SimSun"/>
          <w:sz w:val="28"/>
          <w:szCs w:val="28"/>
        </w:rPr>
        <w:lastRenderedPageBreak/>
        <w:tab/>
      </w:r>
      <w:r w:rsidR="76BB1F05" w:rsidRPr="003B749E">
        <w:rPr>
          <w:rFonts w:ascii="Times New Roman" w:eastAsia="標楷體" w:hAnsi="Times New Roman" w:cs="SimSun"/>
          <w:sz w:val="28"/>
          <w:szCs w:val="28"/>
        </w:rPr>
        <w:t>高齡化所導致的下肢運動能力衰退則容易造成老年人產生跌倒的傷害並且使國家社會耗費更多的醫療資源。</w:t>
      </w:r>
    </w:p>
    <w:p w14:paraId="4B8820D6" w14:textId="16553500" w:rsidR="00D40878" w:rsidRPr="003B749E" w:rsidRDefault="00D40878" w:rsidP="00C10A1A">
      <w:pPr>
        <w:overflowPunct w:val="0"/>
        <w:jc w:val="both"/>
        <w:rPr>
          <w:rFonts w:ascii="Times New Roman" w:eastAsia="標楷體" w:hAnsi="Times New Roman" w:cs="Times New Roman"/>
          <w:sz w:val="28"/>
          <w:szCs w:val="28"/>
        </w:rPr>
      </w:pPr>
    </w:p>
    <w:p w14:paraId="63F12F9B" w14:textId="409A22EA" w:rsidR="00D40878" w:rsidRDefault="006523E5" w:rsidP="00C10A1A">
      <w:pPr>
        <w:overflowPunct w:val="0"/>
        <w:jc w:val="both"/>
        <w:rPr>
          <w:rFonts w:ascii="Times New Roman" w:eastAsia="標楷體" w:hAnsi="Times New Roman" w:cs="Times New Roman"/>
          <w:sz w:val="28"/>
          <w:szCs w:val="28"/>
        </w:rPr>
      </w:pPr>
      <w:r>
        <w:rPr>
          <w:rFonts w:ascii="Times New Roman" w:eastAsia="標楷體" w:hAnsi="Times New Roman" w:cs="SimSun"/>
          <w:sz w:val="28"/>
          <w:szCs w:val="28"/>
        </w:rPr>
        <w:tab/>
      </w:r>
      <w:r w:rsidR="76BB1F05" w:rsidRPr="003B749E">
        <w:rPr>
          <w:rFonts w:ascii="Times New Roman" w:eastAsia="標楷體" w:hAnsi="Times New Roman" w:cs="Times New Roman"/>
          <w:sz w:val="28"/>
          <w:szCs w:val="28"/>
        </w:rPr>
        <w:t>現在市面上有販售檢測儀器，但儀器價格昂貴，而且有些儀器操作複雜沒有他人輔助測量，對老人家是非常不友善的，且其測量結果是否精準，也是依實際情況來決定，醫院雖然有儀器可以精準測量，但考量地理位置、交通、預約掛號繳費等繁雜手續，所以有很多家庭種種因素而直接放棄。</w:t>
      </w:r>
    </w:p>
    <w:p w14:paraId="743A39AE" w14:textId="78C3BDC5" w:rsidR="00B94C71" w:rsidRDefault="00B94C71" w:rsidP="00C10A1A">
      <w:pPr>
        <w:overflowPunct w:val="0"/>
        <w:jc w:val="both"/>
        <w:rPr>
          <w:rFonts w:ascii="Times New Roman" w:eastAsia="標楷體" w:hAnsi="Times New Roman" w:cs="Times New Roman"/>
          <w:sz w:val="28"/>
          <w:szCs w:val="28"/>
        </w:rPr>
      </w:pPr>
    </w:p>
    <w:p w14:paraId="417E9F3F" w14:textId="45DEC88B" w:rsidR="01667331" w:rsidRPr="003B749E" w:rsidRDefault="00B94C71" w:rsidP="005049FA">
      <w:pPr>
        <w:overflowPunct w:val="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del w:id="17" w:author="jefftang" w:date="2021-11-29T19:11:00Z">
        <w:r w:rsidDel="006D6098">
          <w:rPr>
            <w:rFonts w:ascii="Times New Roman" w:eastAsia="標楷體" w:hAnsi="Times New Roman" w:cs="Times New Roman" w:hint="eastAsia"/>
            <w:sz w:val="28"/>
            <w:szCs w:val="28"/>
          </w:rPr>
          <w:delText>網路上有一種</w:delText>
        </w:r>
      </w:del>
      <w:ins w:id="18" w:author="jefftang" w:date="2021-11-29T19:11:00Z">
        <w:r w:rsidR="006D6098">
          <w:rPr>
            <w:rFonts w:ascii="Times New Roman" w:eastAsia="標楷體" w:hAnsi="Times New Roman" w:cs="Times New Roman" w:hint="eastAsia"/>
            <w:sz w:val="28"/>
            <w:szCs w:val="28"/>
          </w:rPr>
          <w:t>牆滑梯</w:t>
        </w:r>
        <w:r w:rsidR="006D6098">
          <w:rPr>
            <w:rFonts w:ascii="Times New Roman" w:eastAsia="標楷體" w:hAnsi="Times New Roman" w:cs="Times New Roman" w:hint="eastAsia"/>
            <w:sz w:val="28"/>
            <w:szCs w:val="28"/>
          </w:rPr>
          <w:t>(</w:t>
        </w:r>
      </w:ins>
      <w:r>
        <w:rPr>
          <w:rFonts w:ascii="Times New Roman" w:eastAsia="標楷體" w:hAnsi="Times New Roman" w:cs="Times New Roman" w:hint="eastAsia"/>
          <w:sz w:val="28"/>
          <w:szCs w:val="28"/>
        </w:rPr>
        <w:t>W</w:t>
      </w:r>
      <w:r>
        <w:rPr>
          <w:rFonts w:ascii="Times New Roman" w:eastAsia="標楷體" w:hAnsi="Times New Roman" w:cs="Times New Roman"/>
          <w:sz w:val="28"/>
          <w:szCs w:val="28"/>
        </w:rPr>
        <w:t>all Slides</w:t>
      </w:r>
      <w:ins w:id="19" w:author="jefftang" w:date="2021-11-29T19:11:00Z">
        <w:r w:rsidR="006D6098">
          <w:rPr>
            <w:rFonts w:ascii="Times New Roman" w:eastAsia="標楷體" w:hAnsi="Times New Roman" w:cs="Times New Roman" w:hint="eastAsia"/>
            <w:sz w:val="28"/>
            <w:szCs w:val="28"/>
          </w:rPr>
          <w:t>)</w:t>
        </w:r>
      </w:ins>
      <w:del w:id="20" w:author="jefftang" w:date="2021-11-29T19:11:00Z">
        <w:r w:rsidDel="006D6098">
          <w:rPr>
            <w:rFonts w:ascii="Times New Roman" w:eastAsia="標楷體" w:hAnsi="Times New Roman" w:cs="Times New Roman" w:hint="eastAsia"/>
            <w:sz w:val="28"/>
            <w:szCs w:val="28"/>
          </w:rPr>
          <w:delText>(</w:delText>
        </w:r>
        <w:r w:rsidDel="006D6098">
          <w:rPr>
            <w:rFonts w:ascii="Times New Roman" w:eastAsia="標楷體" w:hAnsi="Times New Roman" w:cs="Times New Roman" w:hint="eastAsia"/>
            <w:sz w:val="28"/>
            <w:szCs w:val="28"/>
          </w:rPr>
          <w:delText>牆滑梯</w:delText>
        </w:r>
        <w:r w:rsidDel="006D6098">
          <w:rPr>
            <w:rFonts w:ascii="Times New Roman" w:eastAsia="標楷體" w:hAnsi="Times New Roman" w:cs="Times New Roman" w:hint="eastAsia"/>
            <w:sz w:val="28"/>
            <w:szCs w:val="28"/>
          </w:rPr>
          <w:delText>)</w:delText>
        </w:r>
      </w:del>
      <w:r>
        <w:rPr>
          <w:rFonts w:ascii="Times New Roman" w:eastAsia="標楷體" w:hAnsi="Times New Roman" w:cs="Times New Roman" w:hint="eastAsia"/>
          <w:sz w:val="28"/>
          <w:szCs w:val="28"/>
        </w:rPr>
        <w:t>的運動動作，</w:t>
      </w:r>
      <w:del w:id="21" w:author="jefftang" w:date="2021-11-29T19:12:00Z">
        <w:r w:rsidDel="006D6098">
          <w:rPr>
            <w:rFonts w:ascii="Times New Roman" w:eastAsia="標楷體" w:hAnsi="Times New Roman" w:cs="Times New Roman" w:hint="eastAsia"/>
            <w:sz w:val="28"/>
            <w:szCs w:val="28"/>
          </w:rPr>
          <w:delText>這動作</w:delText>
        </w:r>
      </w:del>
      <w:r>
        <w:rPr>
          <w:rFonts w:ascii="Times New Roman" w:eastAsia="標楷體" w:hAnsi="Times New Roman" w:cs="Times New Roman" w:hint="eastAsia"/>
          <w:sz w:val="28"/>
          <w:szCs w:val="28"/>
        </w:rPr>
        <w:t>能提高股四頭肌、肌大臂和小腿的力量，</w:t>
      </w:r>
      <w:r w:rsidR="005049FA">
        <w:rPr>
          <w:rFonts w:ascii="Times New Roman" w:eastAsia="標楷體" w:hAnsi="Times New Roman" w:cs="Times New Roman" w:hint="eastAsia"/>
          <w:sz w:val="28"/>
          <w:szCs w:val="28"/>
        </w:rPr>
        <w:t>這個動作主要是拿來訓</w:t>
      </w:r>
      <w:ins w:id="22" w:author="jefftang" w:date="2021-11-29T19:12:00Z">
        <w:r w:rsidR="006D6098">
          <w:rPr>
            <w:rFonts w:ascii="Times New Roman" w:eastAsia="標楷體" w:hAnsi="Times New Roman" w:cs="Times New Roman" w:hint="eastAsia"/>
            <w:sz w:val="28"/>
            <w:szCs w:val="28"/>
          </w:rPr>
          <w:t>練下肢肌力</w:t>
        </w:r>
      </w:ins>
      <w:del w:id="23" w:author="jefftang" w:date="2021-11-29T19:12:00Z">
        <w:r w:rsidR="005049FA" w:rsidDel="006D6098">
          <w:rPr>
            <w:rFonts w:ascii="Times New Roman" w:eastAsia="標楷體" w:hAnsi="Times New Roman" w:cs="Times New Roman" w:hint="eastAsia"/>
            <w:sz w:val="28"/>
            <w:szCs w:val="28"/>
          </w:rPr>
          <w:delText>用</w:delText>
        </w:r>
      </w:del>
      <w:r w:rsidR="006B208A">
        <w:rPr>
          <w:rFonts w:ascii="Times New Roman" w:eastAsia="標楷體" w:hAnsi="Times New Roman" w:cs="Times New Roman" w:hint="eastAsia"/>
          <w:sz w:val="28"/>
          <w:szCs w:val="28"/>
        </w:rPr>
        <w:t>，也被物理自療師</w:t>
      </w:r>
      <w:r w:rsidR="005049FA">
        <w:rPr>
          <w:rFonts w:ascii="Times New Roman" w:eastAsia="標楷體" w:hAnsi="Times New Roman" w:cs="Times New Roman" w:hint="eastAsia"/>
          <w:sz w:val="28"/>
          <w:szCs w:val="28"/>
        </w:rPr>
        <w:t>用來作為</w:t>
      </w:r>
      <w:r w:rsidR="006B208A">
        <w:rPr>
          <w:rFonts w:ascii="Times New Roman" w:eastAsia="標楷體" w:hAnsi="Times New Roman" w:cs="Times New Roman" w:hint="eastAsia"/>
          <w:sz w:val="28"/>
          <w:szCs w:val="28"/>
        </w:rPr>
        <w:t>評估工具</w:t>
      </w:r>
      <w:r w:rsidR="005049FA">
        <w:rPr>
          <w:rFonts w:ascii="Times New Roman" w:eastAsia="標楷體" w:hAnsi="Times New Roman" w:cs="Times New Roman" w:hint="eastAsia"/>
          <w:sz w:val="28"/>
          <w:szCs w:val="28"/>
        </w:rPr>
        <w:t>，</w:t>
      </w:r>
      <w:r w:rsidR="006B208A">
        <w:rPr>
          <w:rFonts w:ascii="Times New Roman" w:eastAsia="標楷體" w:hAnsi="Times New Roman" w:cs="Times New Roman" w:hint="eastAsia"/>
          <w:sz w:val="28"/>
          <w:szCs w:val="28"/>
        </w:rPr>
        <w:t>只</w:t>
      </w:r>
      <w:r w:rsidR="005049FA">
        <w:rPr>
          <w:rFonts w:ascii="Times New Roman" w:eastAsia="標楷體" w:hAnsi="Times New Roman" w:cs="Times New Roman" w:hint="eastAsia"/>
          <w:sz w:val="28"/>
          <w:szCs w:val="28"/>
        </w:rPr>
        <w:t>作為較為粗略</w:t>
      </w:r>
      <w:r w:rsidR="006B208A">
        <w:rPr>
          <w:rFonts w:ascii="Times New Roman" w:eastAsia="標楷體" w:hAnsi="Times New Roman" w:cs="Times New Roman" w:hint="eastAsia"/>
          <w:sz w:val="28"/>
          <w:szCs w:val="28"/>
        </w:rPr>
        <w:t>的測驗，並不能較為精確的得操作者彎曲的角度</w:t>
      </w:r>
      <w:r w:rsidR="005049FA">
        <w:rPr>
          <w:rFonts w:ascii="Times New Roman" w:eastAsia="標楷體" w:hAnsi="Times New Roman" w:cs="Times New Roman" w:hint="eastAsia"/>
          <w:sz w:val="28"/>
          <w:szCs w:val="28"/>
        </w:rPr>
        <w:t>。</w:t>
      </w:r>
      <w:commentRangeStart w:id="24"/>
      <w:r w:rsidR="00355FF4">
        <w:rPr>
          <w:rFonts w:ascii="Times New Roman" w:eastAsia="標楷體" w:hAnsi="Times New Roman" w:cs="Times New Roman" w:hint="eastAsia"/>
          <w:sz w:val="28"/>
          <w:szCs w:val="28"/>
        </w:rPr>
        <w:t>參考</w:t>
      </w:r>
      <w:commentRangeEnd w:id="24"/>
      <w:r w:rsidR="006D6098">
        <w:rPr>
          <w:rStyle w:val="af1"/>
        </w:rPr>
        <w:commentReference w:id="24"/>
      </w:r>
      <w:r w:rsidR="00355FF4">
        <w:rPr>
          <w:rFonts w:ascii="Times New Roman" w:eastAsia="標楷體" w:hAnsi="Times New Roman" w:cs="Times New Roman" w:hint="eastAsia"/>
          <w:sz w:val="28"/>
          <w:szCs w:val="28"/>
        </w:rPr>
        <w:t>上述，</w:t>
      </w:r>
      <w:r w:rsidR="76BB1F05" w:rsidRPr="003B749E">
        <w:rPr>
          <w:rFonts w:ascii="Times New Roman" w:eastAsia="標楷體" w:hAnsi="Times New Roman" w:cs="Times New Roman"/>
          <w:sz w:val="28"/>
          <w:szCs w:val="28"/>
        </w:rPr>
        <w:t>所以我們開</w:t>
      </w:r>
      <w:r w:rsidR="001E6329">
        <w:rPr>
          <w:rFonts w:ascii="Times New Roman" w:eastAsia="標楷體" w:hAnsi="Times New Roman" w:cs="Times New Roman" w:hint="eastAsia"/>
          <w:sz w:val="28"/>
          <w:szCs w:val="28"/>
        </w:rPr>
        <w:t>發此</w:t>
      </w:r>
      <w:r w:rsidR="76BB1F05" w:rsidRPr="003B749E">
        <w:rPr>
          <w:rFonts w:ascii="Times New Roman" w:eastAsia="標楷體" w:hAnsi="Times New Roman" w:cs="Times New Roman"/>
          <w:sz w:val="28"/>
          <w:szCs w:val="28"/>
        </w:rPr>
        <w:t>APP</w:t>
      </w:r>
      <w:r w:rsidR="76BB1F05" w:rsidRPr="003B749E">
        <w:rPr>
          <w:rFonts w:ascii="Times New Roman" w:eastAsia="標楷體" w:hAnsi="Times New Roman" w:cs="Times New Roman"/>
          <w:sz w:val="28"/>
          <w:szCs w:val="28"/>
        </w:rPr>
        <w:t>，免費且操作方便只需要花少許時間就可以檢測完成並儲存測試數據，可以快速了解到家中長輩的腿部肌耐力的狀況，</w:t>
      </w:r>
      <w:r w:rsidR="00355FF4">
        <w:rPr>
          <w:rFonts w:ascii="Times New Roman" w:eastAsia="標楷體" w:hAnsi="Times New Roman" w:cs="Times New Roman" w:hint="eastAsia"/>
          <w:sz w:val="28"/>
          <w:szCs w:val="28"/>
        </w:rPr>
        <w:t>假如</w:t>
      </w:r>
      <w:r w:rsidR="76BB1F05" w:rsidRPr="003B749E">
        <w:rPr>
          <w:rFonts w:ascii="Times New Roman" w:eastAsia="標楷體" w:hAnsi="Times New Roman" w:cs="Times New Roman"/>
          <w:sz w:val="28"/>
          <w:szCs w:val="28"/>
        </w:rPr>
        <w:t>測試狀況不理想</w:t>
      </w:r>
      <w:r w:rsidR="00355FF4">
        <w:rPr>
          <w:rFonts w:ascii="Times New Roman" w:eastAsia="標楷體" w:hAnsi="Times New Roman" w:cs="Times New Roman" w:hint="eastAsia"/>
          <w:sz w:val="28"/>
          <w:szCs w:val="28"/>
        </w:rPr>
        <w:t>至少有個概念</w:t>
      </w:r>
      <w:r w:rsidR="76BB1F05" w:rsidRPr="003B749E">
        <w:rPr>
          <w:rFonts w:ascii="Times New Roman" w:eastAsia="標楷體" w:hAnsi="Times New Roman" w:cs="Times New Roman"/>
          <w:sz w:val="28"/>
          <w:szCs w:val="28"/>
        </w:rPr>
        <w:t>，</w:t>
      </w:r>
      <w:r w:rsidR="00355FF4">
        <w:rPr>
          <w:rFonts w:ascii="Times New Roman" w:eastAsia="標楷體" w:hAnsi="Times New Roman" w:cs="Times New Roman" w:hint="eastAsia"/>
          <w:sz w:val="28"/>
          <w:szCs w:val="28"/>
        </w:rPr>
        <w:t>可以提早防範，</w:t>
      </w:r>
      <w:r w:rsidR="76BB1F05" w:rsidRPr="003B749E">
        <w:rPr>
          <w:rFonts w:ascii="Times New Roman" w:eastAsia="標楷體" w:hAnsi="Times New Roman" w:cs="Times New Roman"/>
          <w:sz w:val="28"/>
          <w:szCs w:val="28"/>
        </w:rPr>
        <w:t>避免遺憾發生。</w:t>
      </w:r>
    </w:p>
    <w:p w14:paraId="47AA8A38" w14:textId="71221D6D" w:rsidR="00753B10" w:rsidRDefault="003973A0" w:rsidP="00F73B8B">
      <w:pPr>
        <w:jc w:val="both"/>
        <w:rPr>
          <w:rFonts w:ascii="Times New Roman" w:eastAsia="標楷體" w:hAnsi="Times New Roman" w:cs="Times New Roman"/>
          <w:sz w:val="28"/>
          <w:szCs w:val="28"/>
        </w:rPr>
      </w:pPr>
      <w:r>
        <w:rPr>
          <w:noProof/>
        </w:rPr>
        <w:drawing>
          <wp:inline distT="0" distB="0" distL="0" distR="0" wp14:anchorId="1891CA45" wp14:editId="5F282980">
            <wp:extent cx="3326957" cy="2536466"/>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310" t="18091" r="34606" b="11317"/>
                    <a:stretch/>
                  </pic:blipFill>
                  <pic:spPr bwMode="auto">
                    <a:xfrm>
                      <a:off x="0" y="0"/>
                      <a:ext cx="3390301" cy="2584759"/>
                    </a:xfrm>
                    <a:prstGeom prst="rect">
                      <a:avLst/>
                    </a:prstGeom>
                    <a:ln>
                      <a:noFill/>
                    </a:ln>
                    <a:extLst>
                      <a:ext uri="{53640926-AAD7-44D8-BBD7-CCE9431645EC}">
                        <a14:shadowObscured xmlns:a14="http://schemas.microsoft.com/office/drawing/2010/main"/>
                      </a:ext>
                    </a:extLst>
                  </pic:spPr>
                </pic:pic>
              </a:graphicData>
            </a:graphic>
          </wp:inline>
        </w:drawing>
      </w:r>
    </w:p>
    <w:p w14:paraId="44CFDA28" w14:textId="3D0DA27F" w:rsidR="002F2878" w:rsidRDefault="00433AAC" w:rsidP="00F73B8B">
      <w:pPr>
        <w:jc w:val="both"/>
        <w:rPr>
          <w:rFonts w:ascii="Times New Roman" w:eastAsia="標楷體" w:hAnsi="Times New Roman" w:cs="Times New Roman"/>
          <w:sz w:val="28"/>
          <w:szCs w:val="28"/>
        </w:rPr>
      </w:pPr>
      <w:ins w:id="25" w:author="jefftang" w:date="2021-11-29T19:13:00Z">
        <w:r>
          <w:rPr>
            <w:rFonts w:ascii="Times New Roman" w:eastAsia="標楷體" w:hAnsi="Times New Roman" w:cs="Times New Roman" w:hint="eastAsia"/>
            <w:sz w:val="28"/>
            <w:szCs w:val="28"/>
          </w:rPr>
          <w:t>圖</w:t>
        </w:r>
        <w:commentRangeStart w:id="26"/>
        <w:r>
          <w:rPr>
            <w:rFonts w:ascii="Times New Roman" w:eastAsia="標楷體" w:hAnsi="Times New Roman" w:cs="Times New Roman" w:hint="eastAsia"/>
            <w:sz w:val="28"/>
            <w:szCs w:val="28"/>
          </w:rPr>
          <w:t>一</w:t>
        </w:r>
        <w:commentRangeEnd w:id="26"/>
        <w:r>
          <w:rPr>
            <w:rStyle w:val="af1"/>
          </w:rPr>
          <w:commentReference w:id="26"/>
        </w:r>
        <w:r>
          <w:rPr>
            <w:rFonts w:ascii="Times New Roman" w:eastAsia="標楷體" w:hAnsi="Times New Roman" w:cs="Times New Roman" w:hint="eastAsia"/>
            <w:sz w:val="28"/>
            <w:szCs w:val="28"/>
          </w:rPr>
          <w:t xml:space="preserve"> </w:t>
        </w:r>
      </w:ins>
    </w:p>
    <w:p w14:paraId="5B700F7B" w14:textId="750EBAEC" w:rsidR="002F2878" w:rsidRDefault="002F2878" w:rsidP="00F73B8B">
      <w:pPr>
        <w:jc w:val="both"/>
        <w:rPr>
          <w:rFonts w:ascii="Times New Roman" w:eastAsia="標楷體" w:hAnsi="Times New Roman" w:cs="Times New Roman"/>
          <w:sz w:val="28"/>
          <w:szCs w:val="28"/>
        </w:rPr>
      </w:pPr>
    </w:p>
    <w:p w14:paraId="5125D663" w14:textId="77777777" w:rsidR="002F2878" w:rsidRPr="003B749E" w:rsidRDefault="002F2878" w:rsidP="00F73B8B">
      <w:pPr>
        <w:jc w:val="both"/>
        <w:rPr>
          <w:rFonts w:ascii="Times New Roman" w:eastAsia="標楷體" w:hAnsi="Times New Roman" w:cs="Times New Roman"/>
          <w:sz w:val="28"/>
          <w:szCs w:val="28"/>
        </w:rPr>
      </w:pPr>
    </w:p>
    <w:p w14:paraId="7B3EFAE5" w14:textId="717BA120" w:rsidR="00472266" w:rsidRPr="001D1645" w:rsidRDefault="00F82A73" w:rsidP="00C217F3">
      <w:pPr>
        <w:pStyle w:val="21"/>
      </w:pPr>
      <w:r w:rsidRPr="001D1645">
        <w:rPr>
          <w:rFonts w:hint="eastAsia"/>
        </w:rPr>
        <w:lastRenderedPageBreak/>
        <w:t>1</w:t>
      </w:r>
      <w:r w:rsidRPr="001D1645">
        <w:t>-2</w:t>
      </w:r>
      <w:r w:rsidR="00753B10" w:rsidRPr="001D1645">
        <w:rPr>
          <w:rFonts w:hint="eastAsia"/>
        </w:rPr>
        <w:t>問題與機會</w:t>
      </w:r>
    </w:p>
    <w:p w14:paraId="59D75E7D" w14:textId="0957D50B" w:rsidR="00753B10" w:rsidRPr="003B749E" w:rsidRDefault="00753B10" w:rsidP="00C10A1A">
      <w:pPr>
        <w:tabs>
          <w:tab w:val="left" w:pos="2520"/>
        </w:tabs>
        <w:rPr>
          <w:rFonts w:ascii="Times New Roman" w:eastAsia="標楷體" w:hAnsi="Times New Roman" w:cs="Times New Roman"/>
          <w:sz w:val="28"/>
          <w:szCs w:val="28"/>
        </w:rPr>
      </w:pPr>
    </w:p>
    <w:p w14:paraId="21AB3153" w14:textId="4C3304D6" w:rsidR="00753B10" w:rsidRPr="006523E5" w:rsidRDefault="00753B10" w:rsidP="00C10A1A">
      <w:pPr>
        <w:tabs>
          <w:tab w:val="left" w:pos="2520"/>
        </w:tabs>
        <w:jc w:val="center"/>
        <w:rPr>
          <w:rFonts w:ascii="Times New Roman" w:eastAsia="標楷體" w:hAnsi="Times New Roman" w:cs="Times New Roman"/>
          <w:b/>
          <w:bCs/>
          <w:sz w:val="32"/>
          <w:szCs w:val="32"/>
        </w:rPr>
      </w:pPr>
      <w:r w:rsidRPr="006523E5">
        <w:rPr>
          <w:rFonts w:ascii="Times New Roman" w:eastAsia="標楷體" w:hAnsi="Times New Roman" w:cs="Times New Roman" w:hint="eastAsia"/>
          <w:b/>
          <w:bCs/>
          <w:sz w:val="32"/>
          <w:szCs w:val="32"/>
        </w:rPr>
        <w:t>S</w:t>
      </w:r>
      <w:r w:rsidRPr="006523E5">
        <w:rPr>
          <w:rFonts w:ascii="Times New Roman" w:eastAsia="標楷體" w:hAnsi="Times New Roman" w:cs="Times New Roman"/>
          <w:b/>
          <w:bCs/>
          <w:sz w:val="32"/>
          <w:szCs w:val="32"/>
        </w:rPr>
        <w:t>WOT</w:t>
      </w:r>
      <w:r w:rsidRPr="006523E5">
        <w:rPr>
          <w:rFonts w:ascii="Times New Roman" w:eastAsia="標楷體" w:hAnsi="Times New Roman" w:cs="Times New Roman" w:hint="eastAsia"/>
          <w:b/>
          <w:bCs/>
          <w:sz w:val="32"/>
          <w:szCs w:val="32"/>
        </w:rPr>
        <w:t>分析</w:t>
      </w:r>
    </w:p>
    <w:tbl>
      <w:tblPr>
        <w:tblStyle w:val="a9"/>
        <w:tblpPr w:leftFromText="180" w:rightFromText="180" w:horzAnchor="margin" w:tblpY="2340"/>
        <w:tblW w:w="5000" w:type="pct"/>
        <w:tblLook w:val="04A0" w:firstRow="1" w:lastRow="0" w:firstColumn="1" w:lastColumn="0" w:noHBand="0" w:noVBand="1"/>
      </w:tblPr>
      <w:tblGrid>
        <w:gridCol w:w="5097"/>
        <w:gridCol w:w="5097"/>
      </w:tblGrid>
      <w:tr w:rsidR="004143B3" w:rsidRPr="003B749E" w14:paraId="205EFC2F" w14:textId="77777777" w:rsidTr="00D56716">
        <w:trPr>
          <w:trHeight w:val="567"/>
        </w:trPr>
        <w:tc>
          <w:tcPr>
            <w:tcW w:w="2500" w:type="pct"/>
            <w:shd w:val="clear" w:color="auto" w:fill="D9D9D9" w:themeFill="background1" w:themeFillShade="D9"/>
            <w:vAlign w:val="center"/>
          </w:tcPr>
          <w:p w14:paraId="33E76C31" w14:textId="4D4B3EBC" w:rsidR="004143B3" w:rsidRPr="006523E5" w:rsidRDefault="004143B3" w:rsidP="00C10A1A">
            <w:pPr>
              <w:tabs>
                <w:tab w:val="left" w:pos="2520"/>
              </w:tabs>
              <w:jc w:val="center"/>
              <w:rPr>
                <w:rFonts w:ascii="Times New Roman" w:eastAsia="標楷體" w:hAnsi="Times New Roman" w:cs="Times New Roman"/>
                <w:b/>
                <w:bCs/>
                <w:sz w:val="28"/>
                <w:szCs w:val="28"/>
              </w:rPr>
            </w:pPr>
            <w:r w:rsidRPr="006523E5">
              <w:rPr>
                <w:rFonts w:ascii="Times New Roman" w:eastAsia="標楷體" w:hAnsi="Times New Roman" w:cs="Times New Roman" w:hint="eastAsia"/>
                <w:b/>
                <w:bCs/>
                <w:sz w:val="28"/>
                <w:szCs w:val="28"/>
              </w:rPr>
              <w:t>S</w:t>
            </w:r>
            <w:r w:rsidRPr="006523E5">
              <w:rPr>
                <w:rFonts w:ascii="Times New Roman" w:eastAsia="標楷體" w:hAnsi="Times New Roman" w:cs="Times New Roman" w:hint="eastAsia"/>
                <w:b/>
                <w:bCs/>
                <w:sz w:val="28"/>
                <w:szCs w:val="28"/>
              </w:rPr>
              <w:t>優勢</w:t>
            </w:r>
          </w:p>
        </w:tc>
        <w:tc>
          <w:tcPr>
            <w:tcW w:w="2500" w:type="pct"/>
            <w:shd w:val="clear" w:color="auto" w:fill="D9D9D9" w:themeFill="background1" w:themeFillShade="D9"/>
            <w:vAlign w:val="center"/>
          </w:tcPr>
          <w:p w14:paraId="502E6ED7" w14:textId="1E0DE9F3" w:rsidR="004143B3" w:rsidRPr="006523E5" w:rsidRDefault="004143B3" w:rsidP="00C10A1A">
            <w:pPr>
              <w:tabs>
                <w:tab w:val="left" w:pos="2520"/>
              </w:tabs>
              <w:jc w:val="center"/>
              <w:rPr>
                <w:rFonts w:ascii="Times New Roman" w:eastAsia="標楷體" w:hAnsi="Times New Roman" w:cs="Times New Roman"/>
                <w:b/>
                <w:bCs/>
                <w:sz w:val="28"/>
                <w:szCs w:val="28"/>
              </w:rPr>
            </w:pPr>
            <w:r w:rsidRPr="006523E5">
              <w:rPr>
                <w:rFonts w:ascii="Times New Roman" w:eastAsia="標楷體" w:hAnsi="Times New Roman" w:cs="Times New Roman" w:hint="eastAsia"/>
                <w:b/>
                <w:bCs/>
                <w:sz w:val="28"/>
                <w:szCs w:val="28"/>
              </w:rPr>
              <w:t>W</w:t>
            </w:r>
            <w:r w:rsidRPr="006523E5">
              <w:rPr>
                <w:rFonts w:ascii="Times New Roman" w:eastAsia="標楷體" w:hAnsi="Times New Roman" w:cs="Times New Roman" w:hint="eastAsia"/>
                <w:b/>
                <w:bCs/>
                <w:sz w:val="28"/>
                <w:szCs w:val="28"/>
              </w:rPr>
              <w:t>劣勢</w:t>
            </w:r>
          </w:p>
        </w:tc>
      </w:tr>
      <w:tr w:rsidR="004143B3" w:rsidRPr="003B749E" w14:paraId="14E6437F" w14:textId="77777777" w:rsidTr="006523E5">
        <w:trPr>
          <w:trHeight w:val="2238"/>
        </w:trPr>
        <w:tc>
          <w:tcPr>
            <w:tcW w:w="2500" w:type="pct"/>
          </w:tcPr>
          <w:p w14:paraId="6910D215" w14:textId="12DD9686" w:rsidR="0007544C" w:rsidRPr="003B749E" w:rsidRDefault="00F6239E" w:rsidP="00C10A1A">
            <w:pPr>
              <w:tabs>
                <w:tab w:val="left" w:pos="2520"/>
              </w:tabs>
              <w:spacing w:line="360" w:lineRule="auto"/>
              <w:jc w:val="both"/>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w:t>
            </w:r>
            <w:r w:rsidRPr="003B749E">
              <w:rPr>
                <w:rFonts w:ascii="Times New Roman" w:eastAsia="標楷體" w:hAnsi="Times New Roman" w:cs="Times New Roman" w:hint="eastAsia"/>
                <w:sz w:val="28"/>
                <w:szCs w:val="28"/>
              </w:rPr>
              <w:t xml:space="preserve"> </w:t>
            </w:r>
            <w:r w:rsidR="00781365">
              <w:rPr>
                <w:rFonts w:ascii="Times New Roman" w:eastAsia="標楷體" w:hAnsi="Times New Roman" w:cs="Times New Roman" w:hint="eastAsia"/>
                <w:sz w:val="28"/>
                <w:szCs w:val="28"/>
              </w:rPr>
              <w:t>APP</w:t>
            </w:r>
            <w:r w:rsidR="004143B3" w:rsidRPr="003B749E">
              <w:rPr>
                <w:rFonts w:ascii="Times New Roman" w:eastAsia="標楷體" w:hAnsi="Times New Roman" w:cs="Times New Roman" w:hint="eastAsia"/>
                <w:sz w:val="28"/>
                <w:szCs w:val="28"/>
              </w:rPr>
              <w:t>免費</w:t>
            </w:r>
            <w:r w:rsidR="0007544C" w:rsidRPr="003B749E">
              <w:rPr>
                <w:rFonts w:ascii="Times New Roman" w:eastAsia="標楷體" w:hAnsi="Times New Roman" w:cs="Times New Roman" w:hint="eastAsia"/>
                <w:sz w:val="28"/>
                <w:szCs w:val="28"/>
              </w:rPr>
              <w:t>下載</w:t>
            </w:r>
          </w:p>
          <w:p w14:paraId="17087E82" w14:textId="77777777" w:rsidR="004143B3" w:rsidRPr="003B749E" w:rsidRDefault="00F6239E" w:rsidP="00C10A1A">
            <w:pPr>
              <w:tabs>
                <w:tab w:val="left" w:pos="2520"/>
              </w:tabs>
              <w:spacing w:line="360" w:lineRule="auto"/>
              <w:jc w:val="both"/>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w:t>
            </w:r>
            <w:r w:rsidRPr="003B749E">
              <w:rPr>
                <w:rFonts w:ascii="Times New Roman" w:eastAsia="標楷體" w:hAnsi="Times New Roman" w:cs="Times New Roman" w:hint="eastAsia"/>
                <w:sz w:val="28"/>
                <w:szCs w:val="28"/>
              </w:rPr>
              <w:t xml:space="preserve"> </w:t>
            </w:r>
            <w:r w:rsidR="004143B3" w:rsidRPr="003B749E">
              <w:rPr>
                <w:rFonts w:ascii="Times New Roman" w:eastAsia="標楷體" w:hAnsi="Times New Roman" w:cs="Times New Roman" w:hint="eastAsia"/>
                <w:sz w:val="28"/>
                <w:szCs w:val="28"/>
              </w:rPr>
              <w:t>操作方便</w:t>
            </w:r>
          </w:p>
          <w:p w14:paraId="76FD54E3" w14:textId="21BBCD65" w:rsidR="0059664E" w:rsidRPr="00065557" w:rsidRDefault="00D56716" w:rsidP="00C10A1A">
            <w:pPr>
              <w:tabs>
                <w:tab w:val="left" w:pos="2520"/>
              </w:tabs>
              <w:spacing w:line="360" w:lineRule="auto"/>
              <w:jc w:val="both"/>
              <w:rPr>
                <w:rFonts w:ascii="Times New Roman" w:eastAsia="標楷體" w:hAnsi="Times New Roman" w:cs="Arial"/>
                <w:color w:val="000000" w:themeColor="text1"/>
                <w:sz w:val="28"/>
                <w:szCs w:val="28"/>
              </w:rPr>
            </w:pPr>
            <w:r w:rsidRPr="003B749E">
              <w:rPr>
                <w:rFonts w:ascii="Times New Roman" w:eastAsia="標楷體" w:hAnsi="Times New Roman" w:cs="Times New Roman" w:hint="eastAsia"/>
                <w:sz w:val="28"/>
                <w:szCs w:val="28"/>
              </w:rPr>
              <w:t>˙</w:t>
            </w:r>
            <w:r w:rsidR="006523E5">
              <w:rPr>
                <w:rFonts w:ascii="Times New Roman" w:eastAsia="標楷體" w:hAnsi="Times New Roman" w:cs="Times New Roman" w:hint="eastAsia"/>
                <w:sz w:val="28"/>
                <w:szCs w:val="28"/>
              </w:rPr>
              <w:t xml:space="preserve"> </w:t>
            </w:r>
            <w:r w:rsidR="0ABE8457" w:rsidRPr="003B749E">
              <w:rPr>
                <w:rFonts w:ascii="Times New Roman" w:eastAsia="標楷體" w:hAnsi="Times New Roman" w:cs="Arial"/>
                <w:color w:val="000000" w:themeColor="text1"/>
                <w:sz w:val="28"/>
                <w:szCs w:val="28"/>
              </w:rPr>
              <w:t>簡易</w:t>
            </w:r>
            <w:r w:rsidR="191F17EB" w:rsidRPr="003B749E">
              <w:rPr>
                <w:rFonts w:ascii="Times New Roman" w:eastAsia="標楷體" w:hAnsi="Times New Roman" w:cs="Arial"/>
                <w:color w:val="000000" w:themeColor="text1"/>
                <w:sz w:val="28"/>
                <w:szCs w:val="28"/>
              </w:rPr>
              <w:t>測量</w:t>
            </w:r>
          </w:p>
        </w:tc>
        <w:tc>
          <w:tcPr>
            <w:tcW w:w="2500" w:type="pct"/>
          </w:tcPr>
          <w:p w14:paraId="51164458" w14:textId="6027BDC5" w:rsidR="004143B3" w:rsidRPr="003B749E" w:rsidRDefault="00F6239E" w:rsidP="00C10A1A">
            <w:pPr>
              <w:tabs>
                <w:tab w:val="left" w:pos="2520"/>
              </w:tabs>
              <w:spacing w:line="360" w:lineRule="auto"/>
              <w:jc w:val="both"/>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w:t>
            </w:r>
            <w:r w:rsidRPr="003B749E">
              <w:rPr>
                <w:rFonts w:ascii="Times New Roman" w:eastAsia="標楷體" w:hAnsi="Times New Roman" w:cs="Times New Roman" w:hint="eastAsia"/>
                <w:sz w:val="28"/>
                <w:szCs w:val="28"/>
              </w:rPr>
              <w:t xml:space="preserve"> </w:t>
            </w:r>
            <w:r w:rsidR="006C5166" w:rsidRPr="003B749E">
              <w:rPr>
                <w:rFonts w:ascii="Times New Roman" w:eastAsia="標楷體" w:hAnsi="Times New Roman" w:cs="Times New Roman" w:hint="eastAsia"/>
                <w:sz w:val="28"/>
                <w:szCs w:val="28"/>
              </w:rPr>
              <w:t>只</w:t>
            </w:r>
            <w:r w:rsidR="002455F0" w:rsidRPr="003B749E">
              <w:rPr>
                <w:rFonts w:ascii="Times New Roman" w:eastAsia="標楷體" w:hAnsi="Times New Roman" w:cs="Times New Roman" w:hint="eastAsia"/>
                <w:sz w:val="28"/>
                <w:szCs w:val="28"/>
              </w:rPr>
              <w:t>針對特定部位</w:t>
            </w:r>
          </w:p>
          <w:p w14:paraId="6FD77A3F" w14:textId="68891F9B" w:rsidR="00F6239E" w:rsidRPr="003B749E" w:rsidRDefault="00F6239E" w:rsidP="00C10A1A">
            <w:pPr>
              <w:tabs>
                <w:tab w:val="left" w:pos="2520"/>
              </w:tabs>
              <w:spacing w:line="360" w:lineRule="auto"/>
              <w:jc w:val="both"/>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w:t>
            </w:r>
            <w:r w:rsidRPr="003B749E">
              <w:rPr>
                <w:rFonts w:ascii="Times New Roman" w:eastAsia="標楷體" w:hAnsi="Times New Roman" w:cs="Times New Roman" w:hint="eastAsia"/>
                <w:sz w:val="28"/>
                <w:szCs w:val="28"/>
              </w:rPr>
              <w:t xml:space="preserve"> </w:t>
            </w:r>
            <w:r w:rsidR="0059664E" w:rsidRPr="003B749E">
              <w:rPr>
                <w:rFonts w:ascii="Times New Roman" w:eastAsia="標楷體" w:hAnsi="Times New Roman" w:cs="Times New Roman" w:hint="eastAsia"/>
                <w:sz w:val="28"/>
                <w:szCs w:val="28"/>
              </w:rPr>
              <w:t>知名度不夠</w:t>
            </w:r>
          </w:p>
          <w:p w14:paraId="6FAE830C" w14:textId="6ABA0C2E" w:rsidR="00F6239E" w:rsidRPr="003B749E" w:rsidRDefault="00D56716" w:rsidP="00C10A1A">
            <w:pPr>
              <w:tabs>
                <w:tab w:val="left" w:pos="2520"/>
              </w:tabs>
              <w:spacing w:line="360" w:lineRule="auto"/>
              <w:jc w:val="both"/>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 xml:space="preserve"> </w:t>
            </w:r>
            <w:r w:rsidR="76BB1F05" w:rsidRPr="003B749E">
              <w:rPr>
                <w:rFonts w:ascii="Times New Roman" w:eastAsia="標楷體" w:hAnsi="Times New Roman" w:cs="Times New Roman"/>
                <w:sz w:val="28"/>
                <w:szCs w:val="28"/>
              </w:rPr>
              <w:t>數據公信力不足</w:t>
            </w:r>
          </w:p>
        </w:tc>
      </w:tr>
      <w:tr w:rsidR="004143B3" w:rsidRPr="003B749E" w14:paraId="76D60084" w14:textId="77777777" w:rsidTr="00D56716">
        <w:trPr>
          <w:trHeight w:val="567"/>
        </w:trPr>
        <w:tc>
          <w:tcPr>
            <w:tcW w:w="2500" w:type="pct"/>
            <w:shd w:val="clear" w:color="auto" w:fill="D9D9D9" w:themeFill="background1" w:themeFillShade="D9"/>
            <w:vAlign w:val="center"/>
          </w:tcPr>
          <w:p w14:paraId="60B81469" w14:textId="1EEA6F1E" w:rsidR="004143B3" w:rsidRPr="006523E5" w:rsidRDefault="004143B3" w:rsidP="00C10A1A">
            <w:pPr>
              <w:tabs>
                <w:tab w:val="left" w:pos="2520"/>
              </w:tabs>
              <w:jc w:val="center"/>
              <w:rPr>
                <w:rFonts w:ascii="Times New Roman" w:eastAsia="標楷體" w:hAnsi="Times New Roman" w:cs="Times New Roman"/>
                <w:b/>
                <w:bCs/>
                <w:sz w:val="28"/>
                <w:szCs w:val="28"/>
              </w:rPr>
            </w:pPr>
            <w:r w:rsidRPr="006523E5">
              <w:rPr>
                <w:rFonts w:ascii="Times New Roman" w:eastAsia="標楷體" w:hAnsi="Times New Roman" w:cs="Times New Roman" w:hint="eastAsia"/>
                <w:b/>
                <w:bCs/>
                <w:sz w:val="28"/>
                <w:szCs w:val="28"/>
              </w:rPr>
              <w:t>O</w:t>
            </w:r>
            <w:r w:rsidRPr="006523E5">
              <w:rPr>
                <w:rFonts w:ascii="Times New Roman" w:eastAsia="標楷體" w:hAnsi="Times New Roman" w:cs="Times New Roman" w:hint="eastAsia"/>
                <w:b/>
                <w:bCs/>
                <w:sz w:val="28"/>
                <w:szCs w:val="28"/>
              </w:rPr>
              <w:t>機會</w:t>
            </w:r>
          </w:p>
        </w:tc>
        <w:tc>
          <w:tcPr>
            <w:tcW w:w="2500" w:type="pct"/>
            <w:shd w:val="clear" w:color="auto" w:fill="D9D9D9" w:themeFill="background1" w:themeFillShade="D9"/>
            <w:vAlign w:val="center"/>
          </w:tcPr>
          <w:p w14:paraId="10F3DF9B" w14:textId="7555E483" w:rsidR="004143B3" w:rsidRPr="006523E5" w:rsidRDefault="004143B3" w:rsidP="00C10A1A">
            <w:pPr>
              <w:tabs>
                <w:tab w:val="left" w:pos="2520"/>
              </w:tabs>
              <w:jc w:val="center"/>
              <w:rPr>
                <w:rFonts w:ascii="Times New Roman" w:eastAsia="標楷體" w:hAnsi="Times New Roman" w:cs="Times New Roman"/>
                <w:b/>
                <w:bCs/>
                <w:sz w:val="28"/>
                <w:szCs w:val="28"/>
              </w:rPr>
            </w:pPr>
            <w:r w:rsidRPr="006523E5">
              <w:rPr>
                <w:rFonts w:ascii="Times New Roman" w:eastAsia="標楷體" w:hAnsi="Times New Roman" w:cs="Times New Roman" w:hint="eastAsia"/>
                <w:b/>
                <w:bCs/>
                <w:sz w:val="28"/>
                <w:szCs w:val="28"/>
              </w:rPr>
              <w:t>T</w:t>
            </w:r>
            <w:r w:rsidRPr="006523E5">
              <w:rPr>
                <w:rFonts w:ascii="Times New Roman" w:eastAsia="標楷體" w:hAnsi="Times New Roman" w:cs="Times New Roman" w:hint="eastAsia"/>
                <w:b/>
                <w:bCs/>
                <w:sz w:val="28"/>
                <w:szCs w:val="28"/>
              </w:rPr>
              <w:t>威脅</w:t>
            </w:r>
          </w:p>
        </w:tc>
      </w:tr>
      <w:tr w:rsidR="004143B3" w:rsidRPr="003B749E" w14:paraId="62BCC21B" w14:textId="77777777" w:rsidTr="006523E5">
        <w:trPr>
          <w:trHeight w:val="2459"/>
        </w:trPr>
        <w:tc>
          <w:tcPr>
            <w:tcW w:w="2500" w:type="pct"/>
          </w:tcPr>
          <w:p w14:paraId="32D3B5BB" w14:textId="3A0E3C8A" w:rsidR="004143B3" w:rsidRPr="003B749E" w:rsidRDefault="0059664E" w:rsidP="00C10A1A">
            <w:pPr>
              <w:tabs>
                <w:tab w:val="left" w:pos="2520"/>
              </w:tabs>
              <w:spacing w:line="360" w:lineRule="auto"/>
              <w:jc w:val="both"/>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w:t>
            </w:r>
            <w:r w:rsidRPr="003B749E">
              <w:rPr>
                <w:rFonts w:ascii="Times New Roman" w:eastAsia="標楷體" w:hAnsi="Times New Roman" w:cs="Times New Roman" w:hint="eastAsia"/>
                <w:sz w:val="28"/>
                <w:szCs w:val="28"/>
              </w:rPr>
              <w:t xml:space="preserve"> </w:t>
            </w:r>
            <w:r w:rsidR="00BE6EAE" w:rsidRPr="003B749E">
              <w:rPr>
                <w:rFonts w:ascii="Times New Roman" w:eastAsia="標楷體" w:hAnsi="Times New Roman" w:cs="Times New Roman" w:hint="eastAsia"/>
                <w:sz w:val="28"/>
                <w:szCs w:val="28"/>
              </w:rPr>
              <w:t>市面上測試軟體極為少數</w:t>
            </w:r>
          </w:p>
          <w:p w14:paraId="37C404DD" w14:textId="004261E8" w:rsidR="004143B3" w:rsidRPr="003B749E" w:rsidRDefault="00D56716" w:rsidP="00C10A1A">
            <w:pPr>
              <w:tabs>
                <w:tab w:val="left" w:pos="2520"/>
              </w:tabs>
              <w:spacing w:line="360" w:lineRule="auto"/>
              <w:jc w:val="both"/>
              <w:rPr>
                <w:rFonts w:ascii="Times New Roman" w:eastAsia="標楷體" w:hAnsi="Times New Roman" w:cs="Arial"/>
                <w:color w:val="000000" w:themeColor="text1"/>
                <w:sz w:val="28"/>
                <w:szCs w:val="28"/>
              </w:rPr>
            </w:pPr>
            <w:r w:rsidRPr="003B749E">
              <w:rPr>
                <w:rFonts w:ascii="Times New Roman" w:eastAsia="標楷體" w:hAnsi="Times New Roman" w:cs="Times New Roman" w:hint="eastAsia"/>
                <w:sz w:val="28"/>
                <w:szCs w:val="28"/>
              </w:rPr>
              <w:t>˙</w:t>
            </w:r>
            <w:r w:rsidR="76BB1F05" w:rsidRPr="003B749E">
              <w:rPr>
                <w:rFonts w:ascii="Times New Roman" w:eastAsia="標楷體" w:hAnsi="Times New Roman" w:cs="Arial"/>
                <w:color w:val="000000" w:themeColor="text1"/>
                <w:sz w:val="28"/>
                <w:szCs w:val="28"/>
              </w:rPr>
              <w:t>˙</w:t>
            </w:r>
            <w:r w:rsidR="76BB1F05" w:rsidRPr="003B749E">
              <w:rPr>
                <w:rFonts w:ascii="Times New Roman" w:eastAsia="標楷體" w:hAnsi="Times New Roman" w:cs="Arial"/>
                <w:color w:val="000000" w:themeColor="text1"/>
                <w:sz w:val="28"/>
                <w:szCs w:val="28"/>
              </w:rPr>
              <w:t>社會高齡化，需求人群增加</w:t>
            </w:r>
          </w:p>
          <w:p w14:paraId="0ADEC589" w14:textId="0DB2C1F3" w:rsidR="004143B3" w:rsidRPr="003B749E" w:rsidRDefault="00D56716" w:rsidP="00C10A1A">
            <w:pPr>
              <w:tabs>
                <w:tab w:val="left" w:pos="2520"/>
              </w:tabs>
              <w:spacing w:line="360" w:lineRule="auto"/>
              <w:jc w:val="both"/>
              <w:rPr>
                <w:rFonts w:ascii="Times New Roman" w:eastAsia="標楷體" w:hAnsi="Times New Roman" w:cs="Arial"/>
                <w:color w:val="000000" w:themeColor="text1"/>
                <w:sz w:val="28"/>
                <w:szCs w:val="28"/>
              </w:rPr>
            </w:pPr>
            <w:r w:rsidRPr="003B749E">
              <w:rPr>
                <w:rFonts w:ascii="Times New Roman" w:eastAsia="標楷體" w:hAnsi="Times New Roman" w:cs="Times New Roman" w:hint="eastAsia"/>
                <w:sz w:val="28"/>
                <w:szCs w:val="28"/>
              </w:rPr>
              <w:t>˙</w:t>
            </w:r>
            <w:r w:rsidR="76BB1F05" w:rsidRPr="003B749E">
              <w:rPr>
                <w:rFonts w:ascii="Times New Roman" w:eastAsia="標楷體" w:hAnsi="Times New Roman" w:cs="Arial"/>
                <w:color w:val="000000" w:themeColor="text1"/>
                <w:sz w:val="28"/>
                <w:szCs w:val="28"/>
              </w:rPr>
              <w:t>‧</w:t>
            </w:r>
            <w:r w:rsidR="76BB1F05" w:rsidRPr="003B749E">
              <w:rPr>
                <w:rFonts w:ascii="Times New Roman" w:eastAsia="標楷體" w:hAnsi="Times New Roman" w:cs="Arial"/>
                <w:color w:val="000000" w:themeColor="text1"/>
                <w:sz w:val="28"/>
                <w:szCs w:val="28"/>
              </w:rPr>
              <w:t>部分取代醫療專業儀器功能</w:t>
            </w:r>
          </w:p>
        </w:tc>
        <w:tc>
          <w:tcPr>
            <w:tcW w:w="2500" w:type="pct"/>
          </w:tcPr>
          <w:p w14:paraId="2F5B1A98" w14:textId="408A2D6A" w:rsidR="00F6239E" w:rsidRPr="003B749E" w:rsidRDefault="0059664E" w:rsidP="00C10A1A">
            <w:pPr>
              <w:tabs>
                <w:tab w:val="left" w:pos="2520"/>
              </w:tabs>
              <w:spacing w:line="360" w:lineRule="auto"/>
              <w:jc w:val="both"/>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w:t>
            </w:r>
            <w:r w:rsidR="002455F0" w:rsidRPr="003B749E">
              <w:rPr>
                <w:rFonts w:ascii="Times New Roman" w:eastAsia="標楷體" w:hAnsi="Times New Roman" w:cs="Times New Roman" w:hint="eastAsia"/>
                <w:sz w:val="28"/>
                <w:szCs w:val="28"/>
              </w:rPr>
              <w:t xml:space="preserve"> </w:t>
            </w:r>
            <w:r w:rsidR="002455F0" w:rsidRPr="003B749E">
              <w:rPr>
                <w:rFonts w:ascii="Times New Roman" w:eastAsia="標楷體" w:hAnsi="Times New Roman" w:cs="Times New Roman" w:hint="eastAsia"/>
                <w:sz w:val="28"/>
                <w:szCs w:val="28"/>
              </w:rPr>
              <w:t>沒有廣告，推廣不易</w:t>
            </w:r>
          </w:p>
          <w:p w14:paraId="5B286786" w14:textId="7E72415C" w:rsidR="00F6239E" w:rsidRPr="003B749E" w:rsidRDefault="00D56716" w:rsidP="00C10A1A">
            <w:pPr>
              <w:tabs>
                <w:tab w:val="left" w:pos="2520"/>
              </w:tabs>
              <w:spacing w:line="360" w:lineRule="auto"/>
              <w:jc w:val="both"/>
              <w:rPr>
                <w:rFonts w:ascii="Times New Roman" w:eastAsia="標楷體" w:hAnsi="Times New Roman" w:cs="Arial"/>
                <w:color w:val="000000" w:themeColor="text1"/>
                <w:sz w:val="28"/>
                <w:szCs w:val="28"/>
              </w:rPr>
            </w:pPr>
            <w:r w:rsidRPr="003B749E">
              <w:rPr>
                <w:rFonts w:ascii="Times New Roman" w:eastAsia="標楷體" w:hAnsi="Times New Roman" w:cs="Times New Roman" w:hint="eastAsia"/>
                <w:sz w:val="28"/>
                <w:szCs w:val="28"/>
              </w:rPr>
              <w:t>˙</w:t>
            </w:r>
            <w:r w:rsidR="2D672B2F" w:rsidRPr="003B749E">
              <w:rPr>
                <w:rFonts w:ascii="Times New Roman" w:eastAsia="標楷體" w:hAnsi="Times New Roman" w:cs="Arial"/>
                <w:color w:val="000000" w:themeColor="text1"/>
                <w:sz w:val="28"/>
                <w:szCs w:val="28"/>
              </w:rPr>
              <w:t>˙</w:t>
            </w:r>
            <w:r w:rsidR="39F11008" w:rsidRPr="003B749E">
              <w:rPr>
                <w:rFonts w:ascii="Times New Roman" w:eastAsia="標楷體" w:hAnsi="Times New Roman" w:cs="Arial"/>
                <w:color w:val="000000" w:themeColor="text1"/>
                <w:sz w:val="28"/>
                <w:szCs w:val="28"/>
              </w:rPr>
              <w:t>無</w:t>
            </w:r>
            <w:r w:rsidR="52A7E95E" w:rsidRPr="003B749E">
              <w:rPr>
                <w:rFonts w:ascii="Times New Roman" w:eastAsia="標楷體" w:hAnsi="Times New Roman" w:cs="Arial"/>
                <w:color w:val="000000" w:themeColor="text1"/>
                <w:sz w:val="28"/>
                <w:szCs w:val="28"/>
              </w:rPr>
              <w:t>專業</w:t>
            </w:r>
            <w:r w:rsidR="75F9FF65" w:rsidRPr="003B749E">
              <w:rPr>
                <w:rFonts w:ascii="Times New Roman" w:eastAsia="標楷體" w:hAnsi="Times New Roman" w:cs="Arial"/>
                <w:color w:val="000000" w:themeColor="text1"/>
                <w:sz w:val="28"/>
                <w:szCs w:val="28"/>
              </w:rPr>
              <w:t>醫療儀器準確</w:t>
            </w:r>
          </w:p>
          <w:p w14:paraId="1F4CDCBB" w14:textId="57917E80" w:rsidR="00F6239E" w:rsidRPr="003B749E" w:rsidRDefault="00F6239E" w:rsidP="00C10A1A">
            <w:pPr>
              <w:tabs>
                <w:tab w:val="left" w:pos="2520"/>
              </w:tabs>
              <w:spacing w:line="360" w:lineRule="auto"/>
              <w:jc w:val="both"/>
              <w:rPr>
                <w:rFonts w:ascii="Times New Roman" w:eastAsia="標楷體" w:hAnsi="Times New Roman" w:cs="Arial"/>
                <w:color w:val="000000" w:themeColor="text1"/>
                <w:sz w:val="28"/>
                <w:szCs w:val="28"/>
              </w:rPr>
            </w:pPr>
          </w:p>
        </w:tc>
      </w:tr>
    </w:tbl>
    <w:p w14:paraId="55931504" w14:textId="06B2F7A7" w:rsidR="00224585" w:rsidRDefault="00224585" w:rsidP="00C10A1A">
      <w:pPr>
        <w:tabs>
          <w:tab w:val="left" w:pos="2520"/>
        </w:tabs>
        <w:rPr>
          <w:rFonts w:ascii="Times New Roman" w:eastAsia="標楷體" w:hAnsi="Times New Roman" w:cs="Times New Roman"/>
          <w:sz w:val="28"/>
          <w:szCs w:val="28"/>
        </w:rPr>
      </w:pPr>
    </w:p>
    <w:p w14:paraId="62EC11AE" w14:textId="0DE95F72" w:rsidR="001977C0" w:rsidRDefault="001977C0" w:rsidP="00C10A1A">
      <w:pPr>
        <w:tabs>
          <w:tab w:val="left" w:pos="2520"/>
        </w:tabs>
        <w:rPr>
          <w:rFonts w:ascii="Times New Roman" w:eastAsia="標楷體" w:hAnsi="Times New Roman" w:cs="Times New Roman"/>
          <w:sz w:val="28"/>
          <w:szCs w:val="28"/>
        </w:rPr>
      </w:pPr>
    </w:p>
    <w:p w14:paraId="4CFF41D9" w14:textId="77777777" w:rsidR="001977C0" w:rsidRDefault="001977C0">
      <w:pPr>
        <w:widowControl/>
        <w:rPr>
          <w:rFonts w:ascii="Times New Roman" w:eastAsia="標楷體" w:hAnsi="Times New Roman" w:cs="Times New Roman"/>
          <w:sz w:val="28"/>
          <w:szCs w:val="28"/>
        </w:rPr>
      </w:pPr>
      <w:r>
        <w:rPr>
          <w:rFonts w:ascii="Times New Roman" w:eastAsia="標楷體" w:hAnsi="Times New Roman" w:cs="Times New Roman"/>
          <w:sz w:val="28"/>
          <w:szCs w:val="28"/>
        </w:rPr>
        <w:br w:type="page"/>
      </w:r>
    </w:p>
    <w:p w14:paraId="6DD2D24C" w14:textId="3AEF6BCF" w:rsidR="001977C0" w:rsidRDefault="001977C0" w:rsidP="001977C0">
      <w:pPr>
        <w:pStyle w:val="21"/>
      </w:pPr>
      <w:r>
        <w:rPr>
          <w:rFonts w:hint="eastAsia"/>
        </w:rPr>
        <w:lastRenderedPageBreak/>
        <w:t>1-3</w:t>
      </w:r>
      <w:r w:rsidRPr="001977C0">
        <w:rPr>
          <w:rFonts w:hint="eastAsia"/>
        </w:rPr>
        <w:t>相關系統探討</w:t>
      </w:r>
    </w:p>
    <w:tbl>
      <w:tblPr>
        <w:tblStyle w:val="a9"/>
        <w:tblW w:w="0" w:type="auto"/>
        <w:tblLook w:val="04A0" w:firstRow="1" w:lastRow="0" w:firstColumn="1" w:lastColumn="0" w:noHBand="0" w:noVBand="1"/>
      </w:tblPr>
      <w:tblGrid>
        <w:gridCol w:w="1555"/>
        <w:gridCol w:w="4319"/>
        <w:gridCol w:w="4320"/>
      </w:tblGrid>
      <w:tr w:rsidR="001977C0" w14:paraId="76256D55" w14:textId="77777777" w:rsidTr="00861973">
        <w:tc>
          <w:tcPr>
            <w:tcW w:w="1555" w:type="dxa"/>
            <w:tcBorders>
              <w:tl2br w:val="single" w:sz="4" w:space="0" w:color="auto"/>
            </w:tcBorders>
            <w:shd w:val="clear" w:color="auto" w:fill="FBE4D5" w:themeFill="accent2" w:themeFillTint="33"/>
          </w:tcPr>
          <w:p w14:paraId="4A2D2F1B" w14:textId="1CDC2846" w:rsidR="001977C0" w:rsidRDefault="001977C0" w:rsidP="001977C0">
            <w:pPr>
              <w:pStyle w:val="21"/>
            </w:pPr>
            <w:r>
              <w:rPr>
                <w:rFonts w:hint="eastAsia"/>
              </w:rPr>
              <w:t xml:space="preserve">     </w:t>
            </w:r>
            <w:r>
              <w:t>APP</w:t>
            </w:r>
            <w:r>
              <w:rPr>
                <w:rFonts w:hint="eastAsia"/>
              </w:rPr>
              <w:t xml:space="preserve">      </w:t>
            </w:r>
          </w:p>
          <w:p w14:paraId="52F5ABD4" w14:textId="42750336" w:rsidR="001977C0" w:rsidRDefault="001977C0" w:rsidP="001977C0">
            <w:pPr>
              <w:pStyle w:val="21"/>
            </w:pPr>
            <w:r>
              <w:rPr>
                <w:rFonts w:hint="eastAsia"/>
              </w:rPr>
              <w:t>功能</w:t>
            </w:r>
          </w:p>
        </w:tc>
        <w:tc>
          <w:tcPr>
            <w:tcW w:w="4319" w:type="dxa"/>
            <w:shd w:val="clear" w:color="auto" w:fill="FBE4D5" w:themeFill="accent2" w:themeFillTint="33"/>
            <w:vAlign w:val="center"/>
          </w:tcPr>
          <w:p w14:paraId="35CDD36F" w14:textId="31810B43" w:rsidR="001977C0" w:rsidRDefault="001977C0" w:rsidP="001977C0">
            <w:pPr>
              <w:pStyle w:val="21"/>
              <w:jc w:val="center"/>
            </w:pPr>
            <w:r w:rsidRPr="00913AB8">
              <w:rPr>
                <w:rFonts w:hint="eastAsia"/>
                <w:sz w:val="32"/>
                <w:szCs w:val="32"/>
              </w:rPr>
              <w:t>年長者肌力測試</w:t>
            </w:r>
          </w:p>
        </w:tc>
        <w:tc>
          <w:tcPr>
            <w:tcW w:w="4320" w:type="dxa"/>
            <w:shd w:val="clear" w:color="auto" w:fill="FBE4D5" w:themeFill="accent2" w:themeFillTint="33"/>
            <w:vAlign w:val="center"/>
          </w:tcPr>
          <w:p w14:paraId="343526FC" w14:textId="770230DD" w:rsidR="001977C0" w:rsidRDefault="004D08CB" w:rsidP="001977C0">
            <w:pPr>
              <w:pStyle w:val="21"/>
              <w:jc w:val="center"/>
            </w:pPr>
            <w:r>
              <w:rPr>
                <w:rFonts w:hint="eastAsia"/>
              </w:rPr>
              <w:t>全身鍛鍊</w:t>
            </w:r>
            <w:r>
              <w:rPr>
                <w:rFonts w:hint="eastAsia"/>
              </w:rPr>
              <w:t>-</w:t>
            </w:r>
            <w:r>
              <w:rPr>
                <w:rFonts w:hint="eastAsia"/>
              </w:rPr>
              <w:t>在家</w:t>
            </w:r>
            <w:commentRangeStart w:id="27"/>
            <w:r>
              <w:rPr>
                <w:rFonts w:hint="eastAsia"/>
              </w:rPr>
              <w:t>運動</w:t>
            </w:r>
            <w:commentRangeEnd w:id="27"/>
            <w:r w:rsidR="00433AAC">
              <w:rPr>
                <w:rStyle w:val="af1"/>
                <w:rFonts w:asciiTheme="minorHAnsi" w:eastAsiaTheme="minorEastAsia" w:hAnsiTheme="minorHAnsi" w:cstheme="minorBidi"/>
                <w:b w:val="0"/>
                <w:bCs w:val="0"/>
              </w:rPr>
              <w:commentReference w:id="27"/>
            </w:r>
          </w:p>
        </w:tc>
      </w:tr>
      <w:tr w:rsidR="001977C0" w14:paraId="354BAF44" w14:textId="77777777" w:rsidTr="00CF6420">
        <w:trPr>
          <w:trHeight w:val="1177"/>
        </w:trPr>
        <w:tc>
          <w:tcPr>
            <w:tcW w:w="1555" w:type="dxa"/>
            <w:shd w:val="clear" w:color="auto" w:fill="FBE4D5" w:themeFill="accent2" w:themeFillTint="33"/>
            <w:vAlign w:val="center"/>
          </w:tcPr>
          <w:p w14:paraId="14E04347" w14:textId="6854A3D8" w:rsidR="001977C0" w:rsidRDefault="0085467C" w:rsidP="001977C0">
            <w:pPr>
              <w:pStyle w:val="21"/>
              <w:jc w:val="center"/>
            </w:pPr>
            <w:r>
              <w:rPr>
                <w:rFonts w:hint="eastAsia"/>
              </w:rPr>
              <w:t>定位</w:t>
            </w:r>
          </w:p>
        </w:tc>
        <w:tc>
          <w:tcPr>
            <w:tcW w:w="4319" w:type="dxa"/>
            <w:vAlign w:val="center"/>
          </w:tcPr>
          <w:p w14:paraId="7A81B5C2" w14:textId="3A358F6B" w:rsidR="001977C0" w:rsidRDefault="001977C0" w:rsidP="001977C0">
            <w:pPr>
              <w:pStyle w:val="21"/>
              <w:jc w:val="center"/>
            </w:pPr>
            <w:r>
              <w:rPr>
                <w:rFonts w:hint="eastAsia"/>
              </w:rPr>
              <w:t>年長</w:t>
            </w:r>
            <w:r w:rsidR="0085467C">
              <w:rPr>
                <w:rFonts w:hint="eastAsia"/>
              </w:rPr>
              <w:t>者為主</w:t>
            </w:r>
          </w:p>
        </w:tc>
        <w:tc>
          <w:tcPr>
            <w:tcW w:w="4320" w:type="dxa"/>
            <w:vAlign w:val="center"/>
          </w:tcPr>
          <w:p w14:paraId="5D26D1CE" w14:textId="040B4CE6" w:rsidR="001977C0" w:rsidRDefault="0085467C" w:rsidP="001977C0">
            <w:pPr>
              <w:pStyle w:val="21"/>
              <w:jc w:val="center"/>
            </w:pPr>
            <w:r>
              <w:rPr>
                <w:rFonts w:hint="eastAsia"/>
              </w:rPr>
              <w:t>大眾</w:t>
            </w:r>
          </w:p>
        </w:tc>
      </w:tr>
      <w:tr w:rsidR="001977C0" w14:paraId="274ADB2B" w14:textId="77777777" w:rsidTr="00CF6420">
        <w:trPr>
          <w:trHeight w:val="1177"/>
        </w:trPr>
        <w:tc>
          <w:tcPr>
            <w:tcW w:w="1555" w:type="dxa"/>
            <w:shd w:val="clear" w:color="auto" w:fill="FBE4D5" w:themeFill="accent2" w:themeFillTint="33"/>
            <w:vAlign w:val="center"/>
          </w:tcPr>
          <w:p w14:paraId="338F9EF8" w14:textId="13E55634" w:rsidR="001977C0" w:rsidRDefault="001977C0" w:rsidP="001977C0">
            <w:pPr>
              <w:pStyle w:val="21"/>
              <w:jc w:val="center"/>
            </w:pPr>
            <w:r>
              <w:rPr>
                <w:rFonts w:hint="eastAsia"/>
              </w:rPr>
              <w:t>功能</w:t>
            </w:r>
          </w:p>
        </w:tc>
        <w:tc>
          <w:tcPr>
            <w:tcW w:w="4319" w:type="dxa"/>
            <w:vAlign w:val="center"/>
          </w:tcPr>
          <w:p w14:paraId="27D24CB6" w14:textId="40DACB8C" w:rsidR="001977C0" w:rsidRDefault="001977C0" w:rsidP="001977C0">
            <w:pPr>
              <w:pStyle w:val="21"/>
              <w:jc w:val="center"/>
            </w:pPr>
            <w:r>
              <w:rPr>
                <w:rFonts w:hint="eastAsia"/>
              </w:rPr>
              <w:t>腿部肌力測試</w:t>
            </w:r>
          </w:p>
        </w:tc>
        <w:tc>
          <w:tcPr>
            <w:tcW w:w="4320" w:type="dxa"/>
            <w:vAlign w:val="center"/>
          </w:tcPr>
          <w:p w14:paraId="49D5B9EF" w14:textId="5F66435A" w:rsidR="001977C0" w:rsidRDefault="006B631A" w:rsidP="001977C0">
            <w:pPr>
              <w:pStyle w:val="21"/>
              <w:jc w:val="center"/>
            </w:pPr>
            <w:r>
              <w:rPr>
                <w:rFonts w:hint="eastAsia"/>
              </w:rPr>
              <w:t>肌</w:t>
            </w:r>
            <w:r w:rsidR="00A8014D">
              <w:rPr>
                <w:rFonts w:hint="eastAsia"/>
              </w:rPr>
              <w:t>群</w:t>
            </w:r>
            <w:r>
              <w:rPr>
                <w:rFonts w:hint="eastAsia"/>
              </w:rPr>
              <w:t>的訓練</w:t>
            </w:r>
          </w:p>
        </w:tc>
      </w:tr>
      <w:tr w:rsidR="001977C0" w14:paraId="0102B439" w14:textId="77777777" w:rsidTr="00CF6420">
        <w:trPr>
          <w:trHeight w:val="1177"/>
        </w:trPr>
        <w:tc>
          <w:tcPr>
            <w:tcW w:w="1555" w:type="dxa"/>
            <w:shd w:val="clear" w:color="auto" w:fill="FBE4D5" w:themeFill="accent2" w:themeFillTint="33"/>
            <w:vAlign w:val="center"/>
          </w:tcPr>
          <w:p w14:paraId="7DC6D630" w14:textId="5005D127" w:rsidR="001977C0" w:rsidRDefault="00EE1024" w:rsidP="001977C0">
            <w:pPr>
              <w:pStyle w:val="21"/>
              <w:jc w:val="center"/>
            </w:pPr>
            <w:r>
              <w:rPr>
                <w:rFonts w:hint="eastAsia"/>
              </w:rPr>
              <w:t>目的</w:t>
            </w:r>
          </w:p>
        </w:tc>
        <w:tc>
          <w:tcPr>
            <w:tcW w:w="4319" w:type="dxa"/>
            <w:vAlign w:val="center"/>
          </w:tcPr>
          <w:p w14:paraId="5013D9E9" w14:textId="1CC96BF4" w:rsidR="001977C0" w:rsidRDefault="006B631A" w:rsidP="001977C0">
            <w:pPr>
              <w:pStyle w:val="21"/>
              <w:jc w:val="center"/>
            </w:pPr>
            <w:r>
              <w:rPr>
                <w:rFonts w:hint="eastAsia"/>
              </w:rPr>
              <w:t>了解</w:t>
            </w:r>
            <w:r w:rsidR="00EE1024">
              <w:rPr>
                <w:rFonts w:hint="eastAsia"/>
              </w:rPr>
              <w:t>腿部肌力</w:t>
            </w:r>
            <w:r>
              <w:rPr>
                <w:rFonts w:hint="eastAsia"/>
              </w:rPr>
              <w:t>是否足夠</w:t>
            </w:r>
          </w:p>
        </w:tc>
        <w:tc>
          <w:tcPr>
            <w:tcW w:w="4320" w:type="dxa"/>
            <w:vAlign w:val="center"/>
          </w:tcPr>
          <w:p w14:paraId="249B9DD5" w14:textId="7DADDF95" w:rsidR="001977C0" w:rsidRDefault="00EE1024" w:rsidP="001977C0">
            <w:pPr>
              <w:pStyle w:val="21"/>
              <w:jc w:val="center"/>
            </w:pPr>
            <w:r>
              <w:rPr>
                <w:rFonts w:hint="eastAsia"/>
              </w:rPr>
              <w:t>鍛鍊</w:t>
            </w:r>
            <w:r w:rsidR="006B631A">
              <w:rPr>
                <w:rFonts w:hint="eastAsia"/>
              </w:rPr>
              <w:t>出完美身材</w:t>
            </w:r>
          </w:p>
        </w:tc>
      </w:tr>
      <w:tr w:rsidR="001977C0" w14:paraId="3D4B1197" w14:textId="77777777" w:rsidTr="00CF6420">
        <w:trPr>
          <w:trHeight w:val="1177"/>
        </w:trPr>
        <w:tc>
          <w:tcPr>
            <w:tcW w:w="1555" w:type="dxa"/>
            <w:shd w:val="clear" w:color="auto" w:fill="FBE4D5" w:themeFill="accent2" w:themeFillTint="33"/>
            <w:vAlign w:val="center"/>
          </w:tcPr>
          <w:p w14:paraId="5FC898E4" w14:textId="6150EA67" w:rsidR="001977C0" w:rsidRDefault="00A8014D" w:rsidP="001977C0">
            <w:pPr>
              <w:pStyle w:val="21"/>
              <w:jc w:val="center"/>
            </w:pPr>
            <w:r>
              <w:rPr>
                <w:rFonts w:hint="eastAsia"/>
              </w:rPr>
              <w:t>評價</w:t>
            </w:r>
          </w:p>
        </w:tc>
        <w:tc>
          <w:tcPr>
            <w:tcW w:w="4319" w:type="dxa"/>
            <w:vAlign w:val="center"/>
          </w:tcPr>
          <w:p w14:paraId="2D9E46C9" w14:textId="59790E34" w:rsidR="001977C0" w:rsidRDefault="00A8014D" w:rsidP="001977C0">
            <w:pPr>
              <w:pStyle w:val="21"/>
              <w:jc w:val="center"/>
            </w:pPr>
            <w:r>
              <w:rPr>
                <w:rFonts w:hint="eastAsia"/>
              </w:rPr>
              <w:t>無</w:t>
            </w:r>
          </w:p>
        </w:tc>
        <w:tc>
          <w:tcPr>
            <w:tcW w:w="4320" w:type="dxa"/>
            <w:vAlign w:val="center"/>
          </w:tcPr>
          <w:p w14:paraId="2C0E57CD" w14:textId="52DB8F62" w:rsidR="001977C0" w:rsidRDefault="00A8014D" w:rsidP="001977C0">
            <w:pPr>
              <w:pStyle w:val="21"/>
              <w:jc w:val="center"/>
            </w:pPr>
            <w:r>
              <w:rPr>
                <w:rFonts w:hint="eastAsia"/>
              </w:rPr>
              <w:t>由使用者評價</w:t>
            </w:r>
          </w:p>
        </w:tc>
      </w:tr>
      <w:tr w:rsidR="00A8014D" w14:paraId="4CAA2342" w14:textId="77777777" w:rsidTr="00CF6420">
        <w:trPr>
          <w:trHeight w:val="1177"/>
        </w:trPr>
        <w:tc>
          <w:tcPr>
            <w:tcW w:w="1555" w:type="dxa"/>
            <w:shd w:val="clear" w:color="auto" w:fill="FBE4D5" w:themeFill="accent2" w:themeFillTint="33"/>
            <w:vAlign w:val="center"/>
          </w:tcPr>
          <w:p w14:paraId="30AC023C" w14:textId="6DBD04FD" w:rsidR="00A8014D" w:rsidRDefault="00A8014D" w:rsidP="001977C0">
            <w:pPr>
              <w:pStyle w:val="21"/>
              <w:jc w:val="center"/>
            </w:pPr>
            <w:r>
              <w:rPr>
                <w:rFonts w:hint="eastAsia"/>
              </w:rPr>
              <w:t>反饋</w:t>
            </w:r>
          </w:p>
        </w:tc>
        <w:tc>
          <w:tcPr>
            <w:tcW w:w="4319" w:type="dxa"/>
            <w:vAlign w:val="center"/>
          </w:tcPr>
          <w:p w14:paraId="51DE8FFD" w14:textId="41BAAE3A" w:rsidR="00A8014D" w:rsidRDefault="00A8014D" w:rsidP="001977C0">
            <w:pPr>
              <w:pStyle w:val="21"/>
              <w:jc w:val="center"/>
            </w:pPr>
            <w:r>
              <w:rPr>
                <w:rFonts w:hint="eastAsia"/>
              </w:rPr>
              <w:t>無</w:t>
            </w:r>
          </w:p>
        </w:tc>
        <w:tc>
          <w:tcPr>
            <w:tcW w:w="4320" w:type="dxa"/>
            <w:vAlign w:val="center"/>
          </w:tcPr>
          <w:p w14:paraId="6246AEBB" w14:textId="4FDF18B6" w:rsidR="00A8014D" w:rsidRDefault="00A8014D" w:rsidP="001977C0">
            <w:pPr>
              <w:pStyle w:val="21"/>
              <w:jc w:val="center"/>
            </w:pPr>
            <w:r>
              <w:rPr>
                <w:rFonts w:hint="eastAsia"/>
              </w:rPr>
              <w:t>由使用者反饋</w:t>
            </w:r>
          </w:p>
        </w:tc>
      </w:tr>
    </w:tbl>
    <w:p w14:paraId="0E07B01B" w14:textId="77777777" w:rsidR="001977C0" w:rsidRPr="001977C0" w:rsidRDefault="001977C0" w:rsidP="001977C0">
      <w:pPr>
        <w:pStyle w:val="21"/>
      </w:pPr>
    </w:p>
    <w:p w14:paraId="64D50883" w14:textId="77777777" w:rsidR="00A71EB4" w:rsidRPr="003B749E" w:rsidRDefault="00A71EB4" w:rsidP="00C10A1A">
      <w:pPr>
        <w:widowControl/>
        <w:rPr>
          <w:rFonts w:ascii="Times New Roman" w:eastAsia="標楷體" w:hAnsi="Times New Roman" w:cs="Times New Roman"/>
          <w:sz w:val="28"/>
          <w:szCs w:val="28"/>
        </w:rPr>
      </w:pPr>
      <w:r w:rsidRPr="003B749E">
        <w:rPr>
          <w:rFonts w:ascii="Times New Roman" w:eastAsia="標楷體" w:hAnsi="Times New Roman" w:cs="Times New Roman"/>
          <w:sz w:val="28"/>
          <w:szCs w:val="28"/>
        </w:rPr>
        <w:br w:type="page"/>
      </w:r>
    </w:p>
    <w:p w14:paraId="3B28E5AC" w14:textId="174E90A7" w:rsidR="00A71EB4" w:rsidRPr="00F82A73" w:rsidRDefault="00DE5610" w:rsidP="00DE5610">
      <w:pPr>
        <w:pStyle w:val="1"/>
        <w:numPr>
          <w:ilvl w:val="0"/>
          <w:numId w:val="0"/>
        </w:numPr>
        <w:snapToGrid/>
        <w:rPr>
          <w:szCs w:val="40"/>
        </w:rPr>
      </w:pPr>
      <w:r>
        <w:rPr>
          <w:rFonts w:hint="eastAsia"/>
          <w:szCs w:val="40"/>
        </w:rPr>
        <w:lastRenderedPageBreak/>
        <w:t>第二章、</w:t>
      </w:r>
      <w:r w:rsidR="00A71EB4" w:rsidRPr="00F82A73">
        <w:rPr>
          <w:rFonts w:hint="eastAsia"/>
          <w:szCs w:val="40"/>
        </w:rPr>
        <w:t>系統目標與預期成果</w:t>
      </w:r>
    </w:p>
    <w:p w14:paraId="2522A7AD" w14:textId="77777777" w:rsidR="00A71EB4" w:rsidRPr="003B749E" w:rsidRDefault="00A71EB4" w:rsidP="00C10A1A">
      <w:pPr>
        <w:tabs>
          <w:tab w:val="left" w:pos="2520"/>
        </w:tabs>
        <w:rPr>
          <w:rFonts w:ascii="Times New Roman" w:eastAsia="標楷體" w:hAnsi="Times New Roman" w:cs="Times New Roman"/>
          <w:b/>
          <w:bCs/>
        </w:rPr>
      </w:pPr>
    </w:p>
    <w:p w14:paraId="4206FAD0" w14:textId="3AF7D668" w:rsidR="00A71EB4" w:rsidRPr="001D1645" w:rsidRDefault="00A71EB4" w:rsidP="00C217F3">
      <w:pPr>
        <w:pStyle w:val="21"/>
      </w:pPr>
      <w:r w:rsidRPr="001D1645">
        <w:rPr>
          <w:rFonts w:hint="eastAsia"/>
        </w:rPr>
        <w:t>2-1</w:t>
      </w:r>
      <w:r w:rsidRPr="001D1645">
        <w:rPr>
          <w:rFonts w:hint="eastAsia"/>
        </w:rPr>
        <w:t>系統目標</w:t>
      </w:r>
    </w:p>
    <w:p w14:paraId="50E932B7" w14:textId="77777777" w:rsidR="00A71EB4" w:rsidRPr="003B749E" w:rsidRDefault="00A71EB4" w:rsidP="00C10A1A">
      <w:pPr>
        <w:tabs>
          <w:tab w:val="left" w:pos="2520"/>
        </w:tabs>
        <w:rPr>
          <w:rFonts w:ascii="Times New Roman" w:eastAsia="標楷體" w:hAnsi="Times New Roman" w:cs="Times New Roman"/>
        </w:rPr>
      </w:pPr>
    </w:p>
    <w:p w14:paraId="7AFF9147" w14:textId="44EF25BD" w:rsidR="20FA9200" w:rsidRPr="003B749E" w:rsidRDefault="00A71EB4" w:rsidP="00C10A1A">
      <w:pPr>
        <w:tabs>
          <w:tab w:val="left" w:pos="2520"/>
        </w:tabs>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 xml:space="preserve">　　</w:t>
      </w:r>
      <w:r w:rsidR="00630882" w:rsidRPr="003B749E">
        <w:rPr>
          <w:rFonts w:ascii="Times New Roman" w:eastAsia="標楷體" w:hAnsi="Times New Roman" w:cs="Times New Roman"/>
          <w:sz w:val="28"/>
          <w:szCs w:val="28"/>
        </w:rPr>
        <w:t>此</w:t>
      </w:r>
      <w:r w:rsidR="00630882" w:rsidRPr="003B749E">
        <w:rPr>
          <w:rFonts w:ascii="Times New Roman" w:eastAsia="標楷體" w:hAnsi="Times New Roman" w:cs="Times New Roman"/>
          <w:sz w:val="28"/>
          <w:szCs w:val="28"/>
        </w:rPr>
        <w:t>APP</w:t>
      </w:r>
      <w:r w:rsidR="00630882" w:rsidRPr="003B749E">
        <w:rPr>
          <w:rFonts w:ascii="Times New Roman" w:eastAsia="標楷體" w:hAnsi="Times New Roman" w:cs="Times New Roman"/>
          <w:sz w:val="28"/>
          <w:szCs w:val="28"/>
        </w:rPr>
        <w:t>主要針對高齡族群</w:t>
      </w:r>
      <w:r w:rsidR="00630882">
        <w:rPr>
          <w:rFonts w:ascii="Times New Roman" w:eastAsia="標楷體" w:hAnsi="Times New Roman" w:cs="Times New Roman" w:hint="eastAsia"/>
          <w:sz w:val="28"/>
          <w:szCs w:val="28"/>
        </w:rPr>
        <w:t>。</w:t>
      </w:r>
      <w:r w:rsidR="076B4828" w:rsidRPr="003B749E">
        <w:rPr>
          <w:rFonts w:ascii="Times New Roman" w:eastAsia="標楷體" w:hAnsi="Times New Roman" w:cs="Times New Roman"/>
          <w:sz w:val="28"/>
          <w:szCs w:val="28"/>
        </w:rPr>
        <w:t>隨著成年人身體隨著年齡的逐漸增長</w:t>
      </w:r>
      <w:r w:rsidR="1760BBB1" w:rsidRPr="003B749E">
        <w:rPr>
          <w:rFonts w:ascii="Times New Roman" w:eastAsia="標楷體" w:hAnsi="Times New Roman" w:cs="Times New Roman"/>
          <w:sz w:val="28"/>
          <w:szCs w:val="28"/>
        </w:rPr>
        <w:t>，</w:t>
      </w:r>
      <w:r w:rsidR="00630882">
        <w:rPr>
          <w:rFonts w:ascii="Times New Roman" w:eastAsia="標楷體" w:hAnsi="Times New Roman" w:cs="Times New Roman" w:hint="eastAsia"/>
          <w:sz w:val="28"/>
          <w:szCs w:val="28"/>
        </w:rPr>
        <w:t>腿部</w:t>
      </w:r>
      <w:r w:rsidR="613BF109" w:rsidRPr="003B749E">
        <w:rPr>
          <w:rFonts w:ascii="Times New Roman" w:eastAsia="標楷體" w:hAnsi="Times New Roman" w:cs="Times New Roman"/>
          <w:sz w:val="28"/>
          <w:szCs w:val="28"/>
        </w:rPr>
        <w:t>肌力開始慢慢下降</w:t>
      </w:r>
      <w:r w:rsidR="11031AA6" w:rsidRPr="003B749E">
        <w:rPr>
          <w:rFonts w:ascii="Times New Roman" w:eastAsia="標楷體" w:hAnsi="Times New Roman" w:cs="Times New Roman"/>
          <w:sz w:val="28"/>
          <w:szCs w:val="28"/>
        </w:rPr>
        <w:t>，</w:t>
      </w:r>
      <w:r w:rsidR="00630882">
        <w:rPr>
          <w:rFonts w:ascii="Times New Roman" w:eastAsia="標楷體" w:hAnsi="Times New Roman" w:cs="Times New Roman" w:hint="eastAsia"/>
          <w:sz w:val="28"/>
          <w:szCs w:val="28"/>
        </w:rPr>
        <w:t>引發了許多意外事故，開發此</w:t>
      </w:r>
      <w:r w:rsidR="00630882">
        <w:rPr>
          <w:rFonts w:ascii="Times New Roman" w:eastAsia="標楷體" w:hAnsi="Times New Roman" w:cs="Times New Roman" w:hint="eastAsia"/>
          <w:sz w:val="28"/>
          <w:szCs w:val="28"/>
        </w:rPr>
        <w:t>APP</w:t>
      </w:r>
      <w:r w:rsidR="00630882">
        <w:rPr>
          <w:rFonts w:ascii="Times New Roman" w:eastAsia="標楷體" w:hAnsi="Times New Roman" w:cs="Times New Roman" w:hint="eastAsia"/>
          <w:sz w:val="28"/>
          <w:szCs w:val="28"/>
        </w:rPr>
        <w:t>主要讓大家重視老人的身體，用這個系統檢測老年的腿部肌耐力，讓他們了解到老年人是否需要加強腿部的運動，防止更多意外發生。</w:t>
      </w:r>
    </w:p>
    <w:p w14:paraId="2DFD2E3E" w14:textId="194B64E2" w:rsidR="5808C99C" w:rsidRPr="003B749E" w:rsidRDefault="5808C99C" w:rsidP="00C10A1A">
      <w:pPr>
        <w:tabs>
          <w:tab w:val="left" w:pos="2520"/>
        </w:tabs>
        <w:rPr>
          <w:rFonts w:ascii="Times New Roman" w:eastAsia="標楷體" w:hAnsi="Times New Roman" w:cs="Times New Roman"/>
          <w:sz w:val="28"/>
          <w:szCs w:val="28"/>
        </w:rPr>
      </w:pPr>
    </w:p>
    <w:p w14:paraId="4EE419DD" w14:textId="41DA4F1C" w:rsidR="444CA807" w:rsidRPr="000A194D" w:rsidRDefault="00DD06FF" w:rsidP="00C10A1A">
      <w:pPr>
        <w:tabs>
          <w:tab w:val="left" w:pos="2520"/>
        </w:tabs>
        <w:rPr>
          <w:rFonts w:ascii="Times New Roman" w:eastAsia="標楷體" w:hAnsi="Times New Roman" w:cs="Times New Roman"/>
          <w:sz w:val="28"/>
          <w:szCs w:val="28"/>
        </w:rPr>
      </w:pPr>
      <w:r w:rsidRPr="000A194D">
        <w:rPr>
          <w:rFonts w:ascii="Times New Roman" w:eastAsia="標楷體" w:hAnsi="Times New Roman" w:cs="Times New Roman" w:hint="eastAsia"/>
          <w:sz w:val="28"/>
          <w:szCs w:val="28"/>
        </w:rPr>
        <w:t xml:space="preserve">1. </w:t>
      </w:r>
      <w:r w:rsidR="444CA807" w:rsidRPr="000A194D">
        <w:rPr>
          <w:rFonts w:ascii="Times New Roman" w:eastAsia="標楷體" w:hAnsi="Times New Roman" w:cs="Times New Roman"/>
          <w:sz w:val="28"/>
          <w:szCs w:val="28"/>
        </w:rPr>
        <w:t>降低測量肌力成本</w:t>
      </w:r>
    </w:p>
    <w:p w14:paraId="0A234D17" w14:textId="143A2816" w:rsidR="78F163FD" w:rsidRPr="000A194D" w:rsidRDefault="00DD06FF" w:rsidP="00C10A1A">
      <w:pPr>
        <w:tabs>
          <w:tab w:val="left" w:pos="2520"/>
        </w:tabs>
        <w:rPr>
          <w:rFonts w:ascii="Times New Roman" w:eastAsia="標楷體" w:hAnsi="Times New Roman" w:cs="Times New Roman"/>
          <w:sz w:val="28"/>
          <w:szCs w:val="28"/>
        </w:rPr>
      </w:pPr>
      <w:r w:rsidRPr="000A194D">
        <w:rPr>
          <w:rFonts w:ascii="Times New Roman" w:eastAsia="標楷體" w:hAnsi="Times New Roman" w:cs="Times New Roman" w:hint="eastAsia"/>
          <w:sz w:val="28"/>
          <w:szCs w:val="28"/>
        </w:rPr>
        <w:t xml:space="preserve">2. </w:t>
      </w:r>
      <w:r w:rsidR="78F163FD" w:rsidRPr="000A194D">
        <w:rPr>
          <w:rFonts w:ascii="Times New Roman" w:eastAsia="標楷體" w:hAnsi="Times New Roman" w:cs="Times New Roman"/>
          <w:sz w:val="28"/>
          <w:szCs w:val="28"/>
        </w:rPr>
        <w:t>測量資訊儲存做初步分析或供醫生參考</w:t>
      </w:r>
      <w:del w:id="28" w:author="jefftang" w:date="2021-11-29T19:15:00Z">
        <w:r w:rsidR="78F163FD" w:rsidRPr="000A194D" w:rsidDel="00433AAC">
          <w:rPr>
            <w:rFonts w:ascii="Times New Roman" w:eastAsia="標楷體" w:hAnsi="Times New Roman" w:cs="Times New Roman"/>
            <w:sz w:val="28"/>
            <w:szCs w:val="28"/>
          </w:rPr>
          <w:delText>(</w:delText>
        </w:r>
        <w:r w:rsidR="78F163FD" w:rsidRPr="000A194D" w:rsidDel="00433AAC">
          <w:rPr>
            <w:rFonts w:ascii="Times New Roman" w:eastAsia="標楷體" w:hAnsi="Times New Roman" w:cs="Times New Roman"/>
            <w:sz w:val="28"/>
            <w:szCs w:val="28"/>
          </w:rPr>
          <w:delText>不確定</w:delText>
        </w:r>
        <w:r w:rsidR="78F163FD" w:rsidRPr="000A194D" w:rsidDel="00433AAC">
          <w:rPr>
            <w:rFonts w:ascii="Times New Roman" w:eastAsia="標楷體" w:hAnsi="Times New Roman" w:cs="Times New Roman"/>
            <w:sz w:val="28"/>
            <w:szCs w:val="28"/>
          </w:rPr>
          <w:delText>)</w:delText>
        </w:r>
      </w:del>
    </w:p>
    <w:p w14:paraId="4F96FA18" w14:textId="2F193A2F" w:rsidR="20FA9200" w:rsidRPr="000A194D" w:rsidRDefault="00DD06FF" w:rsidP="00C10A1A">
      <w:pPr>
        <w:tabs>
          <w:tab w:val="left" w:pos="2520"/>
        </w:tabs>
        <w:rPr>
          <w:rFonts w:ascii="Times New Roman" w:eastAsia="標楷體" w:hAnsi="Times New Roman" w:cs="Times New Roman"/>
          <w:sz w:val="28"/>
          <w:szCs w:val="28"/>
        </w:rPr>
      </w:pPr>
      <w:r w:rsidRPr="000A194D">
        <w:rPr>
          <w:rFonts w:ascii="Times New Roman" w:eastAsia="標楷體" w:hAnsi="Times New Roman" w:cs="Times New Roman" w:hint="eastAsia"/>
          <w:sz w:val="28"/>
          <w:szCs w:val="28"/>
        </w:rPr>
        <w:t xml:space="preserve">3. </w:t>
      </w:r>
      <w:r w:rsidR="29D0C911" w:rsidRPr="000A194D">
        <w:rPr>
          <w:rFonts w:ascii="Times New Roman" w:eastAsia="標楷體" w:hAnsi="Times New Roman" w:cs="Times New Roman"/>
          <w:sz w:val="28"/>
          <w:szCs w:val="28"/>
        </w:rPr>
        <w:t>提高測量方便性，不用跑醫院或復健中心</w:t>
      </w:r>
    </w:p>
    <w:p w14:paraId="30224BDF" w14:textId="62A4E21A" w:rsidR="31E12D33" w:rsidRPr="000A194D" w:rsidRDefault="00DD06FF" w:rsidP="00C10A1A">
      <w:pPr>
        <w:jc w:val="both"/>
        <w:rPr>
          <w:rFonts w:ascii="Times New Roman" w:eastAsia="標楷體" w:hAnsi="Times New Roman" w:cs="Times New Roman" w:hint="eastAsia"/>
          <w:sz w:val="28"/>
          <w:szCs w:val="28"/>
        </w:rPr>
      </w:pPr>
      <w:r w:rsidRPr="000A194D">
        <w:rPr>
          <w:rFonts w:ascii="Times New Roman" w:eastAsia="標楷體" w:hAnsi="Times New Roman" w:cs="Times New Roman" w:hint="eastAsia"/>
          <w:sz w:val="28"/>
          <w:szCs w:val="28"/>
        </w:rPr>
        <w:t xml:space="preserve">4. </w:t>
      </w:r>
      <w:r w:rsidR="627B9B57" w:rsidRPr="000A194D">
        <w:rPr>
          <w:rFonts w:ascii="Times New Roman" w:eastAsia="標楷體" w:hAnsi="Times New Roman" w:cs="Times New Roman"/>
          <w:sz w:val="28"/>
          <w:szCs w:val="28"/>
        </w:rPr>
        <w:t>針對大腿肌少症</w:t>
      </w:r>
      <w:ins w:id="29" w:author="jefftang" w:date="2021-11-29T19:16:00Z">
        <w:r w:rsidR="00433AAC">
          <w:rPr>
            <w:rFonts w:ascii="Times New Roman" w:eastAsia="標楷體" w:hAnsi="Times New Roman" w:cs="Times New Roman" w:hint="eastAsia"/>
            <w:sz w:val="28"/>
            <w:szCs w:val="28"/>
          </w:rPr>
          <w:t>提出建議</w:t>
        </w:r>
      </w:ins>
      <w:del w:id="30" w:author="jefftang" w:date="2021-11-29T19:16:00Z">
        <w:r w:rsidR="627B9B57" w:rsidRPr="000A194D" w:rsidDel="00433AAC">
          <w:rPr>
            <w:rFonts w:ascii="Times New Roman" w:eastAsia="標楷體" w:hAnsi="Times New Roman" w:cs="Times New Roman"/>
            <w:sz w:val="28"/>
            <w:szCs w:val="28"/>
          </w:rPr>
          <w:delText>相關資料</w:delText>
        </w:r>
      </w:del>
    </w:p>
    <w:p w14:paraId="2AD634F2" w14:textId="4A43B012" w:rsidR="57B4C2E5" w:rsidRPr="003B749E" w:rsidRDefault="57B4C2E5" w:rsidP="00C10A1A">
      <w:pPr>
        <w:tabs>
          <w:tab w:val="left" w:pos="2520"/>
        </w:tabs>
        <w:rPr>
          <w:rFonts w:ascii="Times New Roman" w:eastAsia="標楷體" w:hAnsi="Times New Roman" w:cs="Times New Roman"/>
          <w:b/>
          <w:bCs/>
          <w:sz w:val="28"/>
          <w:szCs w:val="28"/>
        </w:rPr>
      </w:pPr>
    </w:p>
    <w:p w14:paraId="64A11530" w14:textId="12B6C169" w:rsidR="00D7004F" w:rsidRPr="003B749E" w:rsidRDefault="00D7004F" w:rsidP="00C10A1A">
      <w:pPr>
        <w:tabs>
          <w:tab w:val="left" w:pos="2520"/>
        </w:tabs>
        <w:rPr>
          <w:rFonts w:ascii="Times New Roman" w:eastAsia="標楷體" w:hAnsi="Times New Roman" w:cs="Times New Roman"/>
          <w:sz w:val="28"/>
          <w:szCs w:val="28"/>
        </w:rPr>
      </w:pPr>
    </w:p>
    <w:p w14:paraId="55E1CCDC" w14:textId="1F97910D" w:rsidR="00D7004F" w:rsidRPr="006523E5" w:rsidRDefault="00D7004F" w:rsidP="00C10A1A">
      <w:pPr>
        <w:tabs>
          <w:tab w:val="left" w:pos="2520"/>
        </w:tabs>
        <w:rPr>
          <w:rFonts w:ascii="Times New Roman" w:eastAsia="標楷體" w:hAnsi="Times New Roman" w:cs="Times New Roman"/>
          <w:b/>
          <w:bCs/>
          <w:sz w:val="28"/>
          <w:szCs w:val="28"/>
        </w:rPr>
      </w:pPr>
      <w:r w:rsidRPr="006523E5">
        <w:rPr>
          <w:rFonts w:ascii="Times New Roman" w:eastAsia="標楷體" w:hAnsi="Times New Roman" w:cs="Times New Roman" w:hint="eastAsia"/>
          <w:b/>
          <w:bCs/>
          <w:sz w:val="28"/>
          <w:szCs w:val="28"/>
        </w:rPr>
        <w:t>A</w:t>
      </w:r>
      <w:r w:rsidRPr="006523E5">
        <w:rPr>
          <w:rFonts w:ascii="Times New Roman" w:eastAsia="標楷體" w:hAnsi="Times New Roman" w:cs="Times New Roman"/>
          <w:b/>
          <w:bCs/>
          <w:sz w:val="28"/>
          <w:szCs w:val="28"/>
        </w:rPr>
        <w:t>PP</w:t>
      </w:r>
      <w:r w:rsidRPr="006523E5">
        <w:rPr>
          <w:rFonts w:ascii="Times New Roman" w:eastAsia="標楷體" w:hAnsi="Times New Roman" w:cs="Times New Roman" w:hint="eastAsia"/>
          <w:b/>
          <w:bCs/>
          <w:sz w:val="28"/>
          <w:szCs w:val="28"/>
        </w:rPr>
        <w:t>功能：</w:t>
      </w:r>
    </w:p>
    <w:p w14:paraId="43DB991A" w14:textId="3BA2185A" w:rsidR="00D7004F" w:rsidRPr="006523E5" w:rsidRDefault="57F9B9D4" w:rsidP="005B00CB">
      <w:pPr>
        <w:pStyle w:val="a7"/>
        <w:numPr>
          <w:ilvl w:val="0"/>
          <w:numId w:val="4"/>
        </w:numPr>
        <w:tabs>
          <w:tab w:val="left" w:pos="2520"/>
        </w:tabs>
        <w:ind w:left="480" w:firstLine="0"/>
        <w:rPr>
          <w:rFonts w:ascii="Times New Roman" w:eastAsia="標楷體" w:hAnsi="Times New Roman" w:cs="Times New Roman"/>
          <w:sz w:val="28"/>
          <w:szCs w:val="28"/>
        </w:rPr>
      </w:pPr>
      <w:r w:rsidRPr="006523E5">
        <w:rPr>
          <w:rFonts w:ascii="Times New Roman" w:eastAsia="標楷體" w:hAnsi="Times New Roman" w:cs="Times New Roman"/>
          <w:sz w:val="28"/>
          <w:szCs w:val="28"/>
        </w:rPr>
        <w:t>腿部的肌力測試</w:t>
      </w:r>
    </w:p>
    <w:p w14:paraId="16A77316" w14:textId="58794DCC" w:rsidR="1962D552" w:rsidRPr="006523E5" w:rsidRDefault="1962D552" w:rsidP="005B00CB">
      <w:pPr>
        <w:pStyle w:val="a7"/>
        <w:numPr>
          <w:ilvl w:val="0"/>
          <w:numId w:val="4"/>
        </w:numPr>
        <w:tabs>
          <w:tab w:val="left" w:pos="2520"/>
        </w:tabs>
        <w:ind w:left="480" w:firstLine="0"/>
        <w:rPr>
          <w:rFonts w:ascii="Times New Roman" w:eastAsia="標楷體" w:hAnsi="Times New Roman" w:cs="Times New Roman"/>
          <w:sz w:val="28"/>
          <w:szCs w:val="28"/>
        </w:rPr>
      </w:pPr>
      <w:r w:rsidRPr="006523E5">
        <w:rPr>
          <w:rFonts w:ascii="Times New Roman" w:eastAsia="標楷體" w:hAnsi="Times New Roman" w:cs="Times New Roman"/>
          <w:sz w:val="28"/>
          <w:szCs w:val="28"/>
        </w:rPr>
        <w:t>測試數據儲存</w:t>
      </w:r>
    </w:p>
    <w:p w14:paraId="1C7DCD31" w14:textId="00FED899" w:rsidR="75F4C9CE" w:rsidRPr="006523E5" w:rsidRDefault="67A9077E" w:rsidP="005B00CB">
      <w:pPr>
        <w:pStyle w:val="a7"/>
        <w:numPr>
          <w:ilvl w:val="0"/>
          <w:numId w:val="4"/>
        </w:numPr>
        <w:tabs>
          <w:tab w:val="left" w:pos="2520"/>
        </w:tabs>
        <w:ind w:left="480" w:firstLine="0"/>
        <w:rPr>
          <w:rFonts w:ascii="Times New Roman" w:eastAsia="標楷體" w:hAnsi="Times New Roman" w:cs="Times New Roman"/>
          <w:sz w:val="28"/>
          <w:szCs w:val="28"/>
        </w:rPr>
      </w:pPr>
      <w:r w:rsidRPr="006523E5">
        <w:rPr>
          <w:rFonts w:ascii="Times New Roman" w:eastAsia="標楷體" w:hAnsi="Times New Roman" w:cs="Times New Roman"/>
          <w:sz w:val="28"/>
          <w:szCs w:val="28"/>
        </w:rPr>
        <w:t>提供簡單數據分析是否</w:t>
      </w:r>
      <w:ins w:id="31" w:author="jefftang" w:date="2021-11-29T19:16:00Z">
        <w:r w:rsidR="00433AAC">
          <w:rPr>
            <w:rFonts w:ascii="Times New Roman" w:eastAsia="標楷體" w:hAnsi="Times New Roman" w:cs="Times New Roman" w:hint="eastAsia"/>
            <w:sz w:val="28"/>
            <w:szCs w:val="28"/>
          </w:rPr>
          <w:t>有</w:t>
        </w:r>
      </w:ins>
      <w:del w:id="32" w:author="jefftang" w:date="2021-11-29T19:16:00Z">
        <w:r w:rsidRPr="006523E5" w:rsidDel="00433AAC">
          <w:rPr>
            <w:rFonts w:ascii="Times New Roman" w:eastAsia="標楷體" w:hAnsi="Times New Roman" w:cs="Times New Roman"/>
            <w:sz w:val="28"/>
            <w:szCs w:val="28"/>
          </w:rPr>
          <w:delText>又</w:delText>
        </w:r>
      </w:del>
      <w:r w:rsidRPr="006523E5">
        <w:rPr>
          <w:rFonts w:ascii="Times New Roman" w:eastAsia="標楷體" w:hAnsi="Times New Roman" w:cs="Times New Roman"/>
          <w:sz w:val="28"/>
          <w:szCs w:val="28"/>
        </w:rPr>
        <w:t>就醫需</w:t>
      </w:r>
      <w:ins w:id="33" w:author="jefftang" w:date="2021-11-29T19:16:00Z">
        <w:r w:rsidR="00433AAC">
          <w:rPr>
            <w:rFonts w:ascii="Times New Roman" w:eastAsia="標楷體" w:hAnsi="Times New Roman" w:cs="Times New Roman" w:hint="eastAsia"/>
            <w:sz w:val="28"/>
            <w:szCs w:val="28"/>
          </w:rPr>
          <w:t>求</w:t>
        </w:r>
      </w:ins>
      <w:del w:id="34" w:author="jefftang" w:date="2021-11-29T19:16:00Z">
        <w:r w:rsidRPr="006523E5" w:rsidDel="00433AAC">
          <w:rPr>
            <w:rFonts w:ascii="Times New Roman" w:eastAsia="標楷體" w:hAnsi="Times New Roman" w:cs="Times New Roman"/>
            <w:sz w:val="28"/>
            <w:szCs w:val="28"/>
          </w:rPr>
          <w:delText>要</w:delText>
        </w:r>
      </w:del>
    </w:p>
    <w:p w14:paraId="4009A337" w14:textId="7C8A558D" w:rsidR="00D7004F" w:rsidRPr="003B749E" w:rsidRDefault="00D7004F" w:rsidP="00C10A1A">
      <w:pPr>
        <w:tabs>
          <w:tab w:val="left" w:pos="2520"/>
        </w:tabs>
        <w:rPr>
          <w:rFonts w:ascii="Times New Roman" w:eastAsia="標楷體" w:hAnsi="Times New Roman" w:cs="Times New Roman"/>
          <w:sz w:val="28"/>
          <w:szCs w:val="28"/>
        </w:rPr>
      </w:pPr>
    </w:p>
    <w:p w14:paraId="67A88D62" w14:textId="0420DDB8" w:rsidR="007733F1" w:rsidRPr="00F82A73" w:rsidRDefault="76BB1F05" w:rsidP="00C217F3">
      <w:pPr>
        <w:pStyle w:val="21"/>
      </w:pPr>
      <w:r w:rsidRPr="00F82A73">
        <w:t>2-2</w:t>
      </w:r>
      <w:r w:rsidRPr="00F82A73">
        <w:t>預期成果</w:t>
      </w:r>
    </w:p>
    <w:p w14:paraId="232673EB" w14:textId="77777777" w:rsidR="007733F1" w:rsidRPr="003B749E" w:rsidRDefault="007733F1" w:rsidP="00C10A1A">
      <w:pPr>
        <w:tabs>
          <w:tab w:val="left" w:pos="2520"/>
        </w:tabs>
        <w:rPr>
          <w:rFonts w:ascii="Times New Roman" w:eastAsia="標楷體" w:hAnsi="Times New Roman" w:cs="Times New Roman"/>
        </w:rPr>
      </w:pPr>
    </w:p>
    <w:p w14:paraId="62010738" w14:textId="0E2677E3" w:rsidR="006E3464" w:rsidRPr="0002351A" w:rsidRDefault="007733F1" w:rsidP="00C10A1A">
      <w:pPr>
        <w:tabs>
          <w:tab w:val="left" w:pos="2520"/>
        </w:tabs>
        <w:rPr>
          <w:rFonts w:ascii="Times New Roman" w:eastAsia="標楷體" w:hAnsi="Times New Roman" w:cs="Times New Roman"/>
          <w:sz w:val="28"/>
          <w:szCs w:val="28"/>
        </w:rPr>
      </w:pPr>
      <w:r w:rsidRPr="003B749E">
        <w:rPr>
          <w:rFonts w:ascii="Times New Roman" w:eastAsia="標楷體" w:hAnsi="Times New Roman" w:cs="Times New Roman" w:hint="eastAsia"/>
          <w:sz w:val="28"/>
          <w:szCs w:val="28"/>
        </w:rPr>
        <w:t xml:space="preserve">　　</w:t>
      </w:r>
      <w:r w:rsidR="005A008B" w:rsidRPr="003B749E">
        <w:rPr>
          <w:rFonts w:ascii="Times New Roman" w:eastAsia="標楷體" w:hAnsi="Times New Roman" w:cs="Times New Roman" w:hint="eastAsia"/>
          <w:sz w:val="28"/>
          <w:szCs w:val="28"/>
        </w:rPr>
        <w:t>透過此</w:t>
      </w:r>
      <w:r w:rsidR="005A008B" w:rsidRPr="003B749E">
        <w:rPr>
          <w:rFonts w:ascii="Times New Roman" w:eastAsia="標楷體" w:hAnsi="Times New Roman" w:cs="Times New Roman" w:hint="eastAsia"/>
          <w:sz w:val="28"/>
          <w:szCs w:val="28"/>
        </w:rPr>
        <w:t>APP</w:t>
      </w:r>
      <w:r w:rsidR="005A008B" w:rsidRPr="003B749E">
        <w:rPr>
          <w:rFonts w:ascii="Times New Roman" w:eastAsia="標楷體" w:hAnsi="Times New Roman" w:cs="Times New Roman" w:hint="eastAsia"/>
          <w:sz w:val="28"/>
          <w:szCs w:val="28"/>
        </w:rPr>
        <w:t>可以幫助需要肌耐力測試的老年人，</w:t>
      </w:r>
      <w:r w:rsidR="5FAE0D13" w:rsidRPr="003B749E">
        <w:rPr>
          <w:rFonts w:ascii="Times New Roman" w:eastAsia="標楷體" w:hAnsi="Times New Roman" w:cs="Times New Roman"/>
          <w:sz w:val="28"/>
          <w:szCs w:val="28"/>
        </w:rPr>
        <w:t>讓他們了解到自己腿部肌力處於何種程度，</w:t>
      </w:r>
      <w:r w:rsidR="62A01F6E" w:rsidRPr="003B749E">
        <w:rPr>
          <w:rFonts w:ascii="Times New Roman" w:eastAsia="標楷體" w:hAnsi="Times New Roman" w:cs="Times New Roman"/>
          <w:sz w:val="28"/>
          <w:szCs w:val="28"/>
        </w:rPr>
        <w:t>是否需要進行加強</w:t>
      </w:r>
      <w:r w:rsidR="005A008B" w:rsidRPr="003B749E">
        <w:rPr>
          <w:rFonts w:ascii="Times New Roman" w:eastAsia="標楷體" w:hAnsi="Times New Roman" w:cs="Times New Roman" w:hint="eastAsia"/>
          <w:sz w:val="28"/>
          <w:szCs w:val="28"/>
        </w:rPr>
        <w:t>，</w:t>
      </w:r>
      <w:r w:rsidR="29444B7D" w:rsidRPr="003B749E">
        <w:rPr>
          <w:rFonts w:ascii="Times New Roman" w:eastAsia="標楷體" w:hAnsi="Times New Roman" w:cs="Times New Roman"/>
          <w:sz w:val="28"/>
          <w:szCs w:val="28"/>
        </w:rPr>
        <w:t>避免意外發生</w:t>
      </w:r>
      <w:r w:rsidR="005A008B" w:rsidRPr="003B749E">
        <w:rPr>
          <w:rFonts w:ascii="Times New Roman" w:eastAsia="標楷體" w:hAnsi="Times New Roman" w:cs="Times New Roman" w:hint="eastAsia"/>
          <w:sz w:val="28"/>
          <w:szCs w:val="28"/>
        </w:rPr>
        <w:t>。</w:t>
      </w:r>
    </w:p>
    <w:p w14:paraId="5DC49F91" w14:textId="77777777" w:rsidR="006E3464" w:rsidRPr="0002351A" w:rsidRDefault="006E3464" w:rsidP="00C10A1A">
      <w:pPr>
        <w:widowControl/>
        <w:rPr>
          <w:rFonts w:ascii="Times New Roman" w:eastAsia="標楷體" w:hAnsi="Times New Roman" w:cs="Times New Roman"/>
          <w:sz w:val="28"/>
          <w:szCs w:val="28"/>
        </w:rPr>
      </w:pPr>
      <w:r w:rsidRPr="0002351A">
        <w:rPr>
          <w:rFonts w:ascii="Times New Roman" w:eastAsia="標楷體" w:hAnsi="Times New Roman" w:cs="Times New Roman"/>
          <w:sz w:val="28"/>
          <w:szCs w:val="28"/>
        </w:rPr>
        <w:br w:type="page"/>
      </w:r>
    </w:p>
    <w:p w14:paraId="2C8BE52A" w14:textId="26C4D21A" w:rsidR="00826D19" w:rsidRPr="00DE5610" w:rsidRDefault="00DE5610" w:rsidP="00DE5610">
      <w:pPr>
        <w:pStyle w:val="1"/>
        <w:numPr>
          <w:ilvl w:val="0"/>
          <w:numId w:val="0"/>
        </w:numPr>
        <w:snapToGrid/>
        <w:rPr>
          <w:szCs w:val="40"/>
        </w:rPr>
      </w:pPr>
      <w:r w:rsidRPr="00DE5610">
        <w:rPr>
          <w:rFonts w:hint="eastAsia"/>
          <w:szCs w:val="40"/>
        </w:rPr>
        <w:lastRenderedPageBreak/>
        <w:t>第三章、</w:t>
      </w:r>
      <w:r w:rsidR="00826D19" w:rsidRPr="00DE5610">
        <w:rPr>
          <w:rFonts w:hint="eastAsia"/>
          <w:szCs w:val="40"/>
        </w:rPr>
        <w:t>系統規格</w:t>
      </w:r>
    </w:p>
    <w:p w14:paraId="66D7620A" w14:textId="5F1BDC0F" w:rsidR="00CA706B" w:rsidRPr="001D1645" w:rsidRDefault="00CA706B" w:rsidP="00C217F3">
      <w:pPr>
        <w:pStyle w:val="21"/>
      </w:pPr>
      <w:r w:rsidRPr="001D1645">
        <w:t xml:space="preserve">3-1 </w:t>
      </w:r>
      <w:r w:rsidRPr="001D1645">
        <w:t>系統架構</w:t>
      </w:r>
    </w:p>
    <w:p w14:paraId="12121B77" w14:textId="59C27842" w:rsidR="00826D19" w:rsidRDefault="00C10A1A" w:rsidP="00C10A1A">
      <w:pPr>
        <w:tabs>
          <w:tab w:val="left" w:pos="2520"/>
        </w:tabs>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148C5405" wp14:editId="1DBC30F5">
            <wp:extent cx="6619875" cy="4857750"/>
            <wp:effectExtent l="0" t="0" r="9525" b="0"/>
            <wp:docPr id="2"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A14F143" w14:textId="77777777" w:rsidR="00B44286" w:rsidRDefault="00B44286" w:rsidP="00CA706B">
      <w:pPr>
        <w:pStyle w:val="1"/>
        <w:numPr>
          <w:ilvl w:val="0"/>
          <w:numId w:val="0"/>
        </w:numPr>
        <w:snapToGrid/>
        <w:jc w:val="left"/>
        <w:rPr>
          <w:sz w:val="28"/>
          <w:szCs w:val="28"/>
        </w:rPr>
        <w:sectPr w:rsidR="00B44286" w:rsidSect="00C87602">
          <w:pgSz w:w="11906" w:h="16838" w:code="9"/>
          <w:pgMar w:top="851" w:right="851" w:bottom="851" w:left="851" w:header="567" w:footer="567" w:gutter="0"/>
          <w:cols w:space="425"/>
          <w:docGrid w:type="lines" w:linePitch="360"/>
        </w:sectPr>
      </w:pPr>
    </w:p>
    <w:p w14:paraId="3410A456" w14:textId="603EE936" w:rsidR="00C10A1A" w:rsidRPr="001D1645" w:rsidRDefault="00CA706B" w:rsidP="00C217F3">
      <w:pPr>
        <w:pStyle w:val="21"/>
      </w:pPr>
      <w:r w:rsidRPr="001D1645">
        <w:lastRenderedPageBreak/>
        <w:t xml:space="preserve">3-2 </w:t>
      </w:r>
      <w:r w:rsidRPr="001D1645">
        <w:t>系統軟、硬體需求與技術</w:t>
      </w:r>
      <w:r w:rsidRPr="001D1645">
        <w:rPr>
          <w:rFonts w:hint="eastAsia"/>
        </w:rPr>
        <w:t>平</w:t>
      </w:r>
      <w:r w:rsidRPr="001D1645">
        <w:t>台</w:t>
      </w:r>
    </w:p>
    <w:p w14:paraId="703B60D6" w14:textId="77777777" w:rsidR="00D04B78" w:rsidRDefault="00D04B78" w:rsidP="00CA706B">
      <w:pPr>
        <w:pStyle w:val="1"/>
        <w:numPr>
          <w:ilvl w:val="0"/>
          <w:numId w:val="0"/>
        </w:numPr>
        <w:snapToGrid/>
        <w:jc w:val="left"/>
        <w:rPr>
          <w:sz w:val="28"/>
          <w:szCs w:val="28"/>
        </w:rPr>
      </w:pPr>
    </w:p>
    <w:tbl>
      <w:tblPr>
        <w:tblStyle w:val="a9"/>
        <w:tblW w:w="0" w:type="auto"/>
        <w:tblInd w:w="97" w:type="dxa"/>
        <w:tblBorders>
          <w:top w:val="double" w:sz="12" w:space="0" w:color="auto"/>
          <w:left w:val="double" w:sz="12" w:space="0" w:color="auto"/>
          <w:bottom w:val="double" w:sz="12" w:space="0" w:color="auto"/>
          <w:right w:val="double" w:sz="12" w:space="0" w:color="auto"/>
          <w:insideH w:val="single" w:sz="12" w:space="0" w:color="auto"/>
          <w:insideV w:val="none" w:sz="0" w:space="0" w:color="auto"/>
        </w:tblBorders>
        <w:tblLook w:val="04A0" w:firstRow="1" w:lastRow="0" w:firstColumn="1" w:lastColumn="0" w:noHBand="0" w:noVBand="1"/>
      </w:tblPr>
      <w:tblGrid>
        <w:gridCol w:w="2268"/>
        <w:gridCol w:w="7553"/>
      </w:tblGrid>
      <w:tr w:rsidR="00B44286" w:rsidRPr="00B44286" w14:paraId="64811C7F" w14:textId="77777777" w:rsidTr="00140166">
        <w:trPr>
          <w:trHeight w:val="567"/>
        </w:trPr>
        <w:tc>
          <w:tcPr>
            <w:tcW w:w="9821" w:type="dxa"/>
            <w:gridSpan w:val="2"/>
            <w:shd w:val="clear" w:color="auto" w:fill="D0CECE" w:themeFill="background2" w:themeFillShade="E6"/>
            <w:vAlign w:val="center"/>
          </w:tcPr>
          <w:p w14:paraId="5BB5B22C" w14:textId="27BC9B4B" w:rsidR="00B44286" w:rsidRPr="00140166" w:rsidRDefault="00B44286" w:rsidP="00B44286">
            <w:pPr>
              <w:pStyle w:val="1"/>
              <w:numPr>
                <w:ilvl w:val="0"/>
                <w:numId w:val="0"/>
              </w:numPr>
              <w:snapToGrid/>
              <w:rPr>
                <w:b w:val="0"/>
                <w:bCs w:val="0"/>
                <w:sz w:val="36"/>
                <w:szCs w:val="36"/>
              </w:rPr>
            </w:pPr>
            <w:r w:rsidRPr="00140166">
              <w:rPr>
                <w:rFonts w:hint="eastAsia"/>
                <w:b w:val="0"/>
                <w:bCs w:val="0"/>
                <w:sz w:val="36"/>
                <w:szCs w:val="36"/>
              </w:rPr>
              <w:t>軟體需求</w:t>
            </w:r>
          </w:p>
        </w:tc>
      </w:tr>
      <w:tr w:rsidR="00B44286" w:rsidRPr="00B44286" w14:paraId="1B07708C" w14:textId="77777777" w:rsidTr="005D4198">
        <w:trPr>
          <w:trHeight w:val="1061"/>
        </w:trPr>
        <w:tc>
          <w:tcPr>
            <w:tcW w:w="2268" w:type="dxa"/>
            <w:tcBorders>
              <w:top w:val="single" w:sz="12" w:space="0" w:color="auto"/>
              <w:bottom w:val="single" w:sz="12" w:space="0" w:color="auto"/>
              <w:right w:val="single" w:sz="12" w:space="0" w:color="auto"/>
            </w:tcBorders>
            <w:vAlign w:val="center"/>
          </w:tcPr>
          <w:p w14:paraId="482F1E29" w14:textId="3361455F" w:rsidR="00B44286" w:rsidRPr="00140166" w:rsidRDefault="00104734" w:rsidP="00B44286">
            <w:pPr>
              <w:pStyle w:val="1"/>
              <w:numPr>
                <w:ilvl w:val="0"/>
                <w:numId w:val="0"/>
              </w:numPr>
              <w:snapToGrid/>
              <w:rPr>
                <w:b w:val="0"/>
                <w:bCs w:val="0"/>
                <w:sz w:val="32"/>
                <w:szCs w:val="32"/>
              </w:rPr>
            </w:pPr>
            <w:r w:rsidRPr="00140166">
              <w:rPr>
                <w:rFonts w:hint="eastAsia"/>
                <w:b w:val="0"/>
                <w:bCs w:val="0"/>
                <w:sz w:val="32"/>
                <w:szCs w:val="32"/>
              </w:rPr>
              <w:t>手機作業系統</w:t>
            </w:r>
          </w:p>
        </w:tc>
        <w:tc>
          <w:tcPr>
            <w:tcW w:w="7553" w:type="dxa"/>
            <w:tcBorders>
              <w:left w:val="single" w:sz="12" w:space="0" w:color="auto"/>
            </w:tcBorders>
            <w:vAlign w:val="center"/>
          </w:tcPr>
          <w:p w14:paraId="52A4E58F" w14:textId="104C5988" w:rsidR="00B44286" w:rsidRPr="00140166" w:rsidRDefault="00E9263A" w:rsidP="00B44286">
            <w:pPr>
              <w:pStyle w:val="1"/>
              <w:numPr>
                <w:ilvl w:val="0"/>
                <w:numId w:val="0"/>
              </w:numPr>
              <w:snapToGrid/>
              <w:rPr>
                <w:b w:val="0"/>
                <w:bCs w:val="0"/>
                <w:sz w:val="32"/>
                <w:szCs w:val="32"/>
              </w:rPr>
            </w:pPr>
            <w:r w:rsidRPr="00140166">
              <w:rPr>
                <w:rFonts w:hint="eastAsia"/>
                <w:b w:val="0"/>
                <w:bCs w:val="0"/>
                <w:sz w:val="32"/>
                <w:szCs w:val="32"/>
              </w:rPr>
              <w:t>A</w:t>
            </w:r>
            <w:r w:rsidRPr="00140166">
              <w:rPr>
                <w:b w:val="0"/>
                <w:bCs w:val="0"/>
                <w:sz w:val="32"/>
                <w:szCs w:val="32"/>
              </w:rPr>
              <w:t>ndroid</w:t>
            </w:r>
            <w:r w:rsidR="00974DC1">
              <w:rPr>
                <w:rFonts w:hint="eastAsia"/>
                <w:b w:val="0"/>
                <w:bCs w:val="0"/>
                <w:sz w:val="32"/>
                <w:szCs w:val="32"/>
              </w:rPr>
              <w:t xml:space="preserve"> 4.0 </w:t>
            </w:r>
            <w:r w:rsidR="00974DC1">
              <w:rPr>
                <w:rFonts w:hint="eastAsia"/>
                <w:b w:val="0"/>
                <w:bCs w:val="0"/>
                <w:sz w:val="32"/>
                <w:szCs w:val="32"/>
              </w:rPr>
              <w:t>以上</w:t>
            </w:r>
          </w:p>
        </w:tc>
      </w:tr>
      <w:tr w:rsidR="00B44286" w:rsidRPr="00B44286" w14:paraId="37B962FC" w14:textId="77777777" w:rsidTr="00140166">
        <w:trPr>
          <w:trHeight w:val="567"/>
        </w:trPr>
        <w:tc>
          <w:tcPr>
            <w:tcW w:w="9821" w:type="dxa"/>
            <w:gridSpan w:val="2"/>
            <w:shd w:val="clear" w:color="auto" w:fill="D0CECE" w:themeFill="background2" w:themeFillShade="E6"/>
            <w:vAlign w:val="center"/>
          </w:tcPr>
          <w:p w14:paraId="2756604E" w14:textId="1A4FEFF8" w:rsidR="00B44286" w:rsidRPr="00140166" w:rsidRDefault="00B44286" w:rsidP="00B44286">
            <w:pPr>
              <w:pStyle w:val="1"/>
              <w:numPr>
                <w:ilvl w:val="0"/>
                <w:numId w:val="0"/>
              </w:numPr>
              <w:snapToGrid/>
              <w:rPr>
                <w:b w:val="0"/>
                <w:bCs w:val="0"/>
                <w:sz w:val="36"/>
                <w:szCs w:val="36"/>
              </w:rPr>
            </w:pPr>
            <w:r w:rsidRPr="00140166">
              <w:rPr>
                <w:rFonts w:hint="eastAsia"/>
                <w:b w:val="0"/>
                <w:bCs w:val="0"/>
                <w:sz w:val="36"/>
                <w:szCs w:val="36"/>
              </w:rPr>
              <w:t>硬體需求</w:t>
            </w:r>
          </w:p>
        </w:tc>
      </w:tr>
      <w:tr w:rsidR="00104734" w:rsidRPr="00B44286" w14:paraId="3EF43702" w14:textId="77777777" w:rsidTr="005D4198">
        <w:trPr>
          <w:trHeight w:val="1022"/>
        </w:trPr>
        <w:tc>
          <w:tcPr>
            <w:tcW w:w="2268" w:type="dxa"/>
            <w:vMerge w:val="restart"/>
            <w:tcBorders>
              <w:top w:val="single" w:sz="12" w:space="0" w:color="auto"/>
              <w:right w:val="single" w:sz="12" w:space="0" w:color="auto"/>
            </w:tcBorders>
            <w:vAlign w:val="center"/>
          </w:tcPr>
          <w:p w14:paraId="4988ED7B" w14:textId="04FFC96E" w:rsidR="00104734" w:rsidRPr="00140166" w:rsidRDefault="00104734" w:rsidP="00B44286">
            <w:pPr>
              <w:pStyle w:val="1"/>
              <w:numPr>
                <w:ilvl w:val="0"/>
                <w:numId w:val="0"/>
              </w:numPr>
              <w:snapToGrid/>
              <w:rPr>
                <w:b w:val="0"/>
                <w:bCs w:val="0"/>
                <w:sz w:val="32"/>
                <w:szCs w:val="32"/>
              </w:rPr>
            </w:pPr>
            <w:r w:rsidRPr="00140166">
              <w:rPr>
                <w:rFonts w:hint="eastAsia"/>
                <w:b w:val="0"/>
                <w:bCs w:val="0"/>
                <w:sz w:val="32"/>
                <w:szCs w:val="32"/>
              </w:rPr>
              <w:t>手機硬體需求</w:t>
            </w:r>
          </w:p>
        </w:tc>
        <w:tc>
          <w:tcPr>
            <w:tcW w:w="7553" w:type="dxa"/>
            <w:tcBorders>
              <w:left w:val="single" w:sz="12" w:space="0" w:color="auto"/>
            </w:tcBorders>
            <w:vAlign w:val="center"/>
          </w:tcPr>
          <w:p w14:paraId="250B5623" w14:textId="37925288" w:rsidR="00104734" w:rsidRPr="00140166" w:rsidRDefault="00762A5A" w:rsidP="00B44286">
            <w:pPr>
              <w:pStyle w:val="1"/>
              <w:numPr>
                <w:ilvl w:val="0"/>
                <w:numId w:val="0"/>
              </w:numPr>
              <w:snapToGrid/>
              <w:rPr>
                <w:b w:val="0"/>
                <w:bCs w:val="0"/>
                <w:sz w:val="32"/>
                <w:szCs w:val="32"/>
              </w:rPr>
            </w:pPr>
            <w:r>
              <w:rPr>
                <w:rFonts w:hint="eastAsia"/>
                <w:b w:val="0"/>
                <w:bCs w:val="0"/>
                <w:sz w:val="32"/>
                <w:szCs w:val="32"/>
              </w:rPr>
              <w:t>C</w:t>
            </w:r>
            <w:r>
              <w:rPr>
                <w:b w:val="0"/>
                <w:bCs w:val="0"/>
                <w:sz w:val="32"/>
                <w:szCs w:val="32"/>
              </w:rPr>
              <w:t>PU 1GHz</w:t>
            </w:r>
            <w:r w:rsidR="00B35FED">
              <w:rPr>
                <w:rFonts w:hint="eastAsia"/>
                <w:b w:val="0"/>
                <w:bCs w:val="0"/>
                <w:sz w:val="32"/>
                <w:szCs w:val="32"/>
              </w:rPr>
              <w:t xml:space="preserve"> </w:t>
            </w:r>
            <w:r w:rsidR="00B35FED">
              <w:rPr>
                <w:rFonts w:hint="eastAsia"/>
                <w:b w:val="0"/>
                <w:bCs w:val="0"/>
                <w:sz w:val="32"/>
                <w:szCs w:val="32"/>
              </w:rPr>
              <w:t>以上</w:t>
            </w:r>
          </w:p>
        </w:tc>
      </w:tr>
      <w:tr w:rsidR="00E9263A" w:rsidRPr="00B44286" w14:paraId="032D04CB" w14:textId="77777777" w:rsidTr="005D4198">
        <w:trPr>
          <w:trHeight w:val="1022"/>
        </w:trPr>
        <w:tc>
          <w:tcPr>
            <w:tcW w:w="2268" w:type="dxa"/>
            <w:vMerge/>
            <w:tcBorders>
              <w:bottom w:val="double" w:sz="12" w:space="0" w:color="auto"/>
              <w:right w:val="single" w:sz="12" w:space="0" w:color="auto"/>
            </w:tcBorders>
            <w:vAlign w:val="center"/>
          </w:tcPr>
          <w:p w14:paraId="732FABDC" w14:textId="77777777" w:rsidR="00E9263A" w:rsidRPr="00140166" w:rsidRDefault="00E9263A" w:rsidP="00B44286">
            <w:pPr>
              <w:pStyle w:val="1"/>
              <w:numPr>
                <w:ilvl w:val="0"/>
                <w:numId w:val="0"/>
              </w:numPr>
              <w:snapToGrid/>
              <w:rPr>
                <w:b w:val="0"/>
                <w:bCs w:val="0"/>
                <w:sz w:val="32"/>
                <w:szCs w:val="32"/>
              </w:rPr>
            </w:pPr>
          </w:p>
        </w:tc>
        <w:tc>
          <w:tcPr>
            <w:tcW w:w="7553" w:type="dxa"/>
            <w:tcBorders>
              <w:left w:val="single" w:sz="12" w:space="0" w:color="auto"/>
            </w:tcBorders>
            <w:vAlign w:val="center"/>
          </w:tcPr>
          <w:p w14:paraId="06E10FEF" w14:textId="41D6F078" w:rsidR="00E9263A" w:rsidRPr="00140166" w:rsidRDefault="00974DC1" w:rsidP="00B44286">
            <w:pPr>
              <w:pStyle w:val="1"/>
              <w:numPr>
                <w:ilvl w:val="0"/>
                <w:numId w:val="0"/>
              </w:numPr>
              <w:snapToGrid/>
              <w:rPr>
                <w:b w:val="0"/>
                <w:bCs w:val="0"/>
                <w:sz w:val="32"/>
                <w:szCs w:val="32"/>
              </w:rPr>
            </w:pPr>
            <w:r>
              <w:rPr>
                <w:rFonts w:hint="eastAsia"/>
                <w:b w:val="0"/>
                <w:bCs w:val="0"/>
                <w:sz w:val="32"/>
                <w:szCs w:val="32"/>
              </w:rPr>
              <w:t>記憶體</w:t>
            </w:r>
            <w:r>
              <w:rPr>
                <w:rFonts w:hint="eastAsia"/>
                <w:b w:val="0"/>
                <w:bCs w:val="0"/>
                <w:sz w:val="32"/>
                <w:szCs w:val="32"/>
              </w:rPr>
              <w:t xml:space="preserve"> 512M</w:t>
            </w:r>
            <w:r>
              <w:rPr>
                <w:b w:val="0"/>
                <w:bCs w:val="0"/>
                <w:sz w:val="32"/>
                <w:szCs w:val="32"/>
              </w:rPr>
              <w:t xml:space="preserve"> </w:t>
            </w:r>
            <w:r>
              <w:rPr>
                <w:rFonts w:hint="eastAsia"/>
                <w:b w:val="0"/>
                <w:bCs w:val="0"/>
                <w:sz w:val="32"/>
                <w:szCs w:val="32"/>
              </w:rPr>
              <w:t>以上</w:t>
            </w:r>
          </w:p>
        </w:tc>
      </w:tr>
      <w:tr w:rsidR="00104734" w:rsidRPr="00B44286" w14:paraId="071BF703" w14:textId="77777777" w:rsidTr="005D4198">
        <w:trPr>
          <w:trHeight w:val="1022"/>
        </w:trPr>
        <w:tc>
          <w:tcPr>
            <w:tcW w:w="2268" w:type="dxa"/>
            <w:vMerge/>
            <w:tcBorders>
              <w:bottom w:val="double" w:sz="12" w:space="0" w:color="auto"/>
              <w:right w:val="single" w:sz="12" w:space="0" w:color="auto"/>
            </w:tcBorders>
            <w:vAlign w:val="center"/>
          </w:tcPr>
          <w:p w14:paraId="39EF2DB4" w14:textId="77777777" w:rsidR="00104734" w:rsidRPr="00140166" w:rsidRDefault="00104734" w:rsidP="00B44286">
            <w:pPr>
              <w:pStyle w:val="1"/>
              <w:numPr>
                <w:ilvl w:val="0"/>
                <w:numId w:val="0"/>
              </w:numPr>
              <w:snapToGrid/>
              <w:rPr>
                <w:b w:val="0"/>
                <w:bCs w:val="0"/>
                <w:sz w:val="32"/>
                <w:szCs w:val="32"/>
              </w:rPr>
            </w:pPr>
          </w:p>
        </w:tc>
        <w:tc>
          <w:tcPr>
            <w:tcW w:w="7553" w:type="dxa"/>
            <w:tcBorders>
              <w:left w:val="single" w:sz="12" w:space="0" w:color="auto"/>
            </w:tcBorders>
            <w:vAlign w:val="center"/>
          </w:tcPr>
          <w:p w14:paraId="27B93466" w14:textId="7BFCF2E0" w:rsidR="00104734" w:rsidRPr="00140166" w:rsidRDefault="0077533F" w:rsidP="00B44286">
            <w:pPr>
              <w:pStyle w:val="1"/>
              <w:numPr>
                <w:ilvl w:val="0"/>
                <w:numId w:val="0"/>
              </w:numPr>
              <w:snapToGrid/>
              <w:rPr>
                <w:b w:val="0"/>
                <w:bCs w:val="0"/>
                <w:sz w:val="32"/>
                <w:szCs w:val="32"/>
              </w:rPr>
            </w:pPr>
            <w:r>
              <w:rPr>
                <w:rFonts w:hint="eastAsia"/>
                <w:b w:val="0"/>
                <w:bCs w:val="0"/>
                <w:sz w:val="32"/>
                <w:szCs w:val="32"/>
              </w:rPr>
              <w:t>剩餘空間</w:t>
            </w:r>
            <w:r>
              <w:rPr>
                <w:rFonts w:hint="eastAsia"/>
                <w:b w:val="0"/>
                <w:bCs w:val="0"/>
                <w:sz w:val="32"/>
                <w:szCs w:val="32"/>
              </w:rPr>
              <w:t xml:space="preserve"> 16</w:t>
            </w:r>
            <w:r w:rsidR="007F1F23">
              <w:rPr>
                <w:b w:val="0"/>
                <w:bCs w:val="0"/>
                <w:sz w:val="32"/>
                <w:szCs w:val="32"/>
              </w:rPr>
              <w:t>MB</w:t>
            </w:r>
          </w:p>
        </w:tc>
      </w:tr>
    </w:tbl>
    <w:p w14:paraId="4A9D20B9" w14:textId="77777777" w:rsidR="00B44286" w:rsidRPr="00B44286" w:rsidRDefault="00B44286" w:rsidP="00CA706B">
      <w:pPr>
        <w:pStyle w:val="1"/>
        <w:numPr>
          <w:ilvl w:val="0"/>
          <w:numId w:val="0"/>
        </w:numPr>
        <w:snapToGrid/>
        <w:jc w:val="left"/>
        <w:rPr>
          <w:sz w:val="28"/>
          <w:szCs w:val="28"/>
        </w:rPr>
      </w:pPr>
    </w:p>
    <w:p w14:paraId="79326891" w14:textId="2E9C9972" w:rsidR="006E41DC" w:rsidRDefault="006E41DC" w:rsidP="00C10A1A">
      <w:pPr>
        <w:tabs>
          <w:tab w:val="left" w:pos="2520"/>
        </w:tabs>
        <w:rPr>
          <w:rFonts w:ascii="Times New Roman" w:eastAsia="標楷體" w:hAnsi="Times New Roman" w:cs="Times New Roman"/>
          <w:sz w:val="28"/>
          <w:szCs w:val="28"/>
        </w:rPr>
        <w:sectPr w:rsidR="006E41DC" w:rsidSect="00C87602">
          <w:pgSz w:w="11906" w:h="16838" w:code="9"/>
          <w:pgMar w:top="851" w:right="851" w:bottom="851" w:left="851" w:header="567" w:footer="567" w:gutter="0"/>
          <w:cols w:space="425"/>
          <w:docGrid w:type="lines" w:linePitch="360"/>
        </w:sectPr>
      </w:pPr>
    </w:p>
    <w:p w14:paraId="4E41916F" w14:textId="20DE31B7" w:rsidR="00CA706B" w:rsidRPr="00D04B78" w:rsidRDefault="00B44286" w:rsidP="00C217F3">
      <w:pPr>
        <w:pStyle w:val="21"/>
      </w:pPr>
      <w:r w:rsidRPr="00D04B78">
        <w:lastRenderedPageBreak/>
        <w:t xml:space="preserve">3-3 </w:t>
      </w:r>
      <w:r w:rsidRPr="00D04B78">
        <w:t>使用標準與工具</w:t>
      </w:r>
    </w:p>
    <w:p w14:paraId="0725F67A" w14:textId="566D5440" w:rsidR="00B44286" w:rsidRDefault="00B44286" w:rsidP="00B44286">
      <w:pPr>
        <w:pStyle w:val="1"/>
        <w:numPr>
          <w:ilvl w:val="0"/>
          <w:numId w:val="0"/>
        </w:numPr>
        <w:snapToGrid/>
        <w:jc w:val="left"/>
        <w:rPr>
          <w:sz w:val="28"/>
          <w:szCs w:val="28"/>
        </w:rPr>
      </w:pPr>
    </w:p>
    <w:tbl>
      <w:tblPr>
        <w:tblStyle w:val="a9"/>
        <w:tblW w:w="0" w:type="auto"/>
        <w:tblLook w:val="04A0" w:firstRow="1" w:lastRow="0" w:firstColumn="1" w:lastColumn="0" w:noHBand="0" w:noVBand="1"/>
      </w:tblPr>
      <w:tblGrid>
        <w:gridCol w:w="2547"/>
        <w:gridCol w:w="3951"/>
        <w:gridCol w:w="3696"/>
      </w:tblGrid>
      <w:tr w:rsidR="005508F8" w14:paraId="4E5C8E6E" w14:textId="77777777" w:rsidTr="00E17142">
        <w:trPr>
          <w:trHeight w:val="850"/>
        </w:trPr>
        <w:tc>
          <w:tcPr>
            <w:tcW w:w="2547" w:type="dxa"/>
            <w:shd w:val="clear" w:color="auto" w:fill="D9E2F3" w:themeFill="accent1" w:themeFillTint="33"/>
            <w:vAlign w:val="center"/>
          </w:tcPr>
          <w:p w14:paraId="643A5B51" w14:textId="1592146D" w:rsidR="00B44286" w:rsidRPr="00733294" w:rsidRDefault="00104734" w:rsidP="00266AB8">
            <w:pPr>
              <w:pStyle w:val="1"/>
              <w:numPr>
                <w:ilvl w:val="0"/>
                <w:numId w:val="0"/>
              </w:numPr>
              <w:snapToGrid/>
              <w:rPr>
                <w:rFonts w:ascii="新細明體" w:eastAsia="新細明體" w:hAnsi="新細明體"/>
                <w:b w:val="0"/>
                <w:sz w:val="36"/>
                <w:szCs w:val="36"/>
              </w:rPr>
            </w:pPr>
            <w:r w:rsidRPr="00733294">
              <w:rPr>
                <w:rFonts w:ascii="新細明體" w:eastAsia="新細明體" w:hAnsi="新細明體" w:hint="eastAsia"/>
                <w:b w:val="0"/>
                <w:sz w:val="36"/>
                <w:szCs w:val="36"/>
              </w:rPr>
              <w:t>類型</w:t>
            </w:r>
          </w:p>
        </w:tc>
        <w:tc>
          <w:tcPr>
            <w:tcW w:w="3951" w:type="dxa"/>
            <w:shd w:val="clear" w:color="auto" w:fill="D9E2F3" w:themeFill="accent1" w:themeFillTint="33"/>
            <w:vAlign w:val="center"/>
          </w:tcPr>
          <w:p w14:paraId="2DCE1C9A" w14:textId="11F74B22" w:rsidR="00B44286" w:rsidRPr="00733294" w:rsidRDefault="00104734" w:rsidP="00266AB8">
            <w:pPr>
              <w:pStyle w:val="1"/>
              <w:numPr>
                <w:ilvl w:val="0"/>
                <w:numId w:val="0"/>
              </w:numPr>
              <w:snapToGrid/>
              <w:rPr>
                <w:rFonts w:ascii="新細明體" w:eastAsia="新細明體" w:hAnsi="新細明體"/>
                <w:b w:val="0"/>
                <w:sz w:val="36"/>
                <w:szCs w:val="36"/>
              </w:rPr>
            </w:pPr>
            <w:r w:rsidRPr="00733294">
              <w:rPr>
                <w:rFonts w:ascii="新細明體" w:eastAsia="新細明體" w:hAnsi="新細明體" w:hint="eastAsia"/>
                <w:b w:val="0"/>
                <w:sz w:val="36"/>
                <w:szCs w:val="36"/>
              </w:rPr>
              <w:t>工具名稱</w:t>
            </w:r>
          </w:p>
        </w:tc>
        <w:tc>
          <w:tcPr>
            <w:tcW w:w="3696" w:type="dxa"/>
            <w:shd w:val="clear" w:color="auto" w:fill="D9E2F3" w:themeFill="accent1" w:themeFillTint="33"/>
            <w:vAlign w:val="center"/>
          </w:tcPr>
          <w:p w14:paraId="572C022E" w14:textId="294F4C95" w:rsidR="00B44286" w:rsidRPr="00733294" w:rsidRDefault="005508F8" w:rsidP="00266AB8">
            <w:pPr>
              <w:pStyle w:val="1"/>
              <w:numPr>
                <w:ilvl w:val="0"/>
                <w:numId w:val="0"/>
              </w:numPr>
              <w:snapToGrid/>
              <w:rPr>
                <w:rFonts w:ascii="新細明體" w:eastAsia="新細明體" w:hAnsi="新細明體"/>
                <w:b w:val="0"/>
                <w:sz w:val="36"/>
                <w:szCs w:val="36"/>
              </w:rPr>
            </w:pPr>
            <w:r>
              <w:rPr>
                <w:rFonts w:ascii="新細明體" w:eastAsia="新細明體" w:hAnsi="新細明體" w:hint="eastAsia"/>
                <w:b w:val="0"/>
                <w:sz w:val="36"/>
                <w:szCs w:val="36"/>
              </w:rPr>
              <w:t>符號</w:t>
            </w:r>
          </w:p>
        </w:tc>
      </w:tr>
      <w:tr w:rsidR="005508F8" w14:paraId="6DE91C8E" w14:textId="77777777" w:rsidTr="006E41DC">
        <w:trPr>
          <w:trHeight w:val="1080"/>
        </w:trPr>
        <w:tc>
          <w:tcPr>
            <w:tcW w:w="2547" w:type="dxa"/>
            <w:vMerge w:val="restart"/>
            <w:vAlign w:val="center"/>
          </w:tcPr>
          <w:p w14:paraId="4FD0E521" w14:textId="634021DC" w:rsidR="00E17142" w:rsidRPr="00733294" w:rsidRDefault="00E17142" w:rsidP="00266AB8">
            <w:pPr>
              <w:pStyle w:val="1"/>
              <w:numPr>
                <w:ilvl w:val="0"/>
                <w:numId w:val="0"/>
              </w:numPr>
              <w:snapToGrid/>
              <w:rPr>
                <w:rFonts w:ascii="新細明體" w:eastAsia="新細明體" w:hAnsi="新細明體"/>
                <w:b w:val="0"/>
                <w:sz w:val="32"/>
                <w:szCs w:val="32"/>
              </w:rPr>
            </w:pPr>
            <w:r w:rsidRPr="00733294">
              <w:rPr>
                <w:rFonts w:ascii="新細明體" w:eastAsia="新細明體" w:hAnsi="新細明體" w:hint="eastAsia"/>
                <w:b w:val="0"/>
                <w:sz w:val="32"/>
                <w:szCs w:val="32"/>
              </w:rPr>
              <w:t>程式語言</w:t>
            </w:r>
          </w:p>
        </w:tc>
        <w:tc>
          <w:tcPr>
            <w:tcW w:w="3951" w:type="dxa"/>
            <w:vAlign w:val="center"/>
          </w:tcPr>
          <w:p w14:paraId="1BF314A8" w14:textId="711EFBEF" w:rsidR="00E17142" w:rsidRPr="00733294" w:rsidRDefault="00E17142" w:rsidP="00266AB8">
            <w:pPr>
              <w:pStyle w:val="1"/>
              <w:numPr>
                <w:ilvl w:val="0"/>
                <w:numId w:val="0"/>
              </w:numPr>
              <w:snapToGrid/>
              <w:rPr>
                <w:rFonts w:ascii="新細明體" w:eastAsia="新細明體" w:hAnsi="新細明體"/>
                <w:b w:val="0"/>
                <w:szCs w:val="40"/>
              </w:rPr>
            </w:pPr>
            <w:r w:rsidRPr="00733294">
              <w:rPr>
                <w:rFonts w:ascii="新細明體" w:eastAsia="新細明體" w:hAnsi="新細明體"/>
                <w:b w:val="0"/>
                <w:szCs w:val="40"/>
              </w:rPr>
              <w:t>android studio</w:t>
            </w:r>
          </w:p>
        </w:tc>
        <w:tc>
          <w:tcPr>
            <w:tcW w:w="3696" w:type="dxa"/>
            <w:vAlign w:val="center"/>
          </w:tcPr>
          <w:p w14:paraId="576C3990" w14:textId="2C5B8D5E" w:rsidR="00E17142" w:rsidRDefault="00E17142" w:rsidP="00266AB8">
            <w:pPr>
              <w:pStyle w:val="1"/>
              <w:numPr>
                <w:ilvl w:val="0"/>
                <w:numId w:val="0"/>
              </w:numPr>
              <w:snapToGrid/>
              <w:rPr>
                <w:sz w:val="28"/>
                <w:szCs w:val="28"/>
              </w:rPr>
            </w:pPr>
            <w:r>
              <w:rPr>
                <w:noProof/>
                <w:sz w:val="28"/>
                <w:szCs w:val="28"/>
              </w:rPr>
              <w:drawing>
                <wp:inline distT="0" distB="0" distL="0" distR="0" wp14:anchorId="4F4B0D0A" wp14:editId="16E8ED73">
                  <wp:extent cx="1210033" cy="605017"/>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7578" cy="623789"/>
                          </a:xfrm>
                          <a:prstGeom prst="rect">
                            <a:avLst/>
                          </a:prstGeom>
                        </pic:spPr>
                      </pic:pic>
                    </a:graphicData>
                  </a:graphic>
                </wp:inline>
              </w:drawing>
            </w:r>
          </w:p>
        </w:tc>
      </w:tr>
      <w:tr w:rsidR="005508F8" w14:paraId="5E717DD9" w14:textId="77777777" w:rsidTr="006E41DC">
        <w:trPr>
          <w:trHeight w:val="1080"/>
        </w:trPr>
        <w:tc>
          <w:tcPr>
            <w:tcW w:w="2547" w:type="dxa"/>
            <w:vMerge/>
            <w:vAlign w:val="center"/>
          </w:tcPr>
          <w:p w14:paraId="22F96C39" w14:textId="70C4B7C2" w:rsidR="00E17142" w:rsidRPr="00733294" w:rsidRDefault="00E17142" w:rsidP="00266AB8">
            <w:pPr>
              <w:pStyle w:val="1"/>
              <w:numPr>
                <w:ilvl w:val="0"/>
                <w:numId w:val="0"/>
              </w:numPr>
              <w:snapToGrid/>
              <w:rPr>
                <w:rFonts w:ascii="新細明體" w:eastAsia="新細明體" w:hAnsi="新細明體"/>
                <w:b w:val="0"/>
                <w:sz w:val="32"/>
                <w:szCs w:val="32"/>
              </w:rPr>
            </w:pPr>
          </w:p>
        </w:tc>
        <w:tc>
          <w:tcPr>
            <w:tcW w:w="3951" w:type="dxa"/>
            <w:vAlign w:val="center"/>
          </w:tcPr>
          <w:p w14:paraId="55B98B44" w14:textId="1CBF473D" w:rsidR="00E17142" w:rsidRPr="00733294" w:rsidRDefault="00E17142" w:rsidP="00E17142">
            <w:pPr>
              <w:pStyle w:val="1"/>
              <w:numPr>
                <w:ilvl w:val="0"/>
                <w:numId w:val="0"/>
              </w:numPr>
              <w:snapToGrid/>
              <w:rPr>
                <w:rFonts w:ascii="新細明體" w:eastAsia="新細明體" w:hAnsi="新細明體"/>
                <w:b w:val="0"/>
                <w:szCs w:val="40"/>
              </w:rPr>
            </w:pPr>
            <w:r>
              <w:rPr>
                <w:rFonts w:ascii="新細明體" w:eastAsia="新細明體" w:hAnsi="新細明體" w:hint="eastAsia"/>
                <w:b w:val="0"/>
                <w:szCs w:val="40"/>
              </w:rPr>
              <w:t>J</w:t>
            </w:r>
            <w:r>
              <w:rPr>
                <w:rFonts w:ascii="新細明體" w:eastAsia="新細明體" w:hAnsi="新細明體"/>
                <w:b w:val="0"/>
                <w:szCs w:val="40"/>
              </w:rPr>
              <w:t>ava</w:t>
            </w:r>
          </w:p>
        </w:tc>
        <w:tc>
          <w:tcPr>
            <w:tcW w:w="3696" w:type="dxa"/>
            <w:vAlign w:val="center"/>
          </w:tcPr>
          <w:p w14:paraId="4A209142" w14:textId="57C89411" w:rsidR="00E17142" w:rsidRDefault="00E17142" w:rsidP="00266AB8">
            <w:pPr>
              <w:pStyle w:val="1"/>
              <w:numPr>
                <w:ilvl w:val="0"/>
                <w:numId w:val="0"/>
              </w:numPr>
              <w:snapToGrid/>
              <w:rPr>
                <w:sz w:val="28"/>
                <w:szCs w:val="28"/>
              </w:rPr>
            </w:pPr>
            <w:r>
              <w:rPr>
                <w:noProof/>
                <w:sz w:val="28"/>
                <w:szCs w:val="28"/>
              </w:rPr>
              <w:drawing>
                <wp:inline distT="0" distB="0" distL="0" distR="0" wp14:anchorId="44E521D9" wp14:editId="371009D1">
                  <wp:extent cx="651031" cy="628268"/>
                  <wp:effectExtent l="0" t="0" r="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v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8733" cy="664652"/>
                          </a:xfrm>
                          <a:prstGeom prst="rect">
                            <a:avLst/>
                          </a:prstGeom>
                        </pic:spPr>
                      </pic:pic>
                    </a:graphicData>
                  </a:graphic>
                </wp:inline>
              </w:drawing>
            </w:r>
          </w:p>
        </w:tc>
      </w:tr>
      <w:tr w:rsidR="005508F8" w14:paraId="123197C6" w14:textId="77777777" w:rsidTr="006E41DC">
        <w:trPr>
          <w:trHeight w:val="830"/>
        </w:trPr>
        <w:tc>
          <w:tcPr>
            <w:tcW w:w="2547" w:type="dxa"/>
            <w:vAlign w:val="center"/>
          </w:tcPr>
          <w:p w14:paraId="5B58DB5B" w14:textId="45CA90E7" w:rsidR="000C4992" w:rsidRDefault="000C4992" w:rsidP="00266AB8">
            <w:pPr>
              <w:pStyle w:val="1"/>
              <w:numPr>
                <w:ilvl w:val="0"/>
                <w:numId w:val="0"/>
              </w:numPr>
              <w:snapToGrid/>
              <w:rPr>
                <w:sz w:val="28"/>
                <w:szCs w:val="28"/>
              </w:rPr>
            </w:pPr>
            <w:r w:rsidRPr="00733294">
              <w:rPr>
                <w:rFonts w:ascii="新細明體" w:eastAsia="新細明體" w:hAnsi="新細明體" w:hint="eastAsia"/>
                <w:b w:val="0"/>
                <w:sz w:val="32"/>
                <w:szCs w:val="32"/>
              </w:rPr>
              <w:t>資料庫伺服器</w:t>
            </w:r>
          </w:p>
        </w:tc>
        <w:tc>
          <w:tcPr>
            <w:tcW w:w="3951" w:type="dxa"/>
            <w:vAlign w:val="center"/>
          </w:tcPr>
          <w:p w14:paraId="7AE40C6B" w14:textId="4FF88D6E" w:rsidR="000C4992" w:rsidRPr="00733294" w:rsidRDefault="000C4992" w:rsidP="00266AB8">
            <w:pPr>
              <w:pStyle w:val="1"/>
              <w:numPr>
                <w:ilvl w:val="0"/>
                <w:numId w:val="0"/>
              </w:numPr>
              <w:snapToGrid/>
              <w:rPr>
                <w:rFonts w:ascii="新細明體" w:eastAsia="新細明體" w:hAnsi="新細明體"/>
                <w:b w:val="0"/>
                <w:szCs w:val="40"/>
              </w:rPr>
            </w:pPr>
            <w:r w:rsidRPr="00733294">
              <w:rPr>
                <w:rFonts w:ascii="新細明體" w:eastAsia="新細明體" w:hAnsi="新細明體" w:hint="eastAsia"/>
                <w:b w:val="0"/>
                <w:szCs w:val="40"/>
              </w:rPr>
              <w:t>S</w:t>
            </w:r>
            <w:r w:rsidRPr="00733294">
              <w:rPr>
                <w:rFonts w:ascii="新細明體" w:eastAsia="新細明體" w:hAnsi="新細明體"/>
                <w:b w:val="0"/>
                <w:szCs w:val="40"/>
              </w:rPr>
              <w:t>QLite</w:t>
            </w:r>
          </w:p>
        </w:tc>
        <w:tc>
          <w:tcPr>
            <w:tcW w:w="3696" w:type="dxa"/>
            <w:vAlign w:val="center"/>
          </w:tcPr>
          <w:p w14:paraId="19BD6753" w14:textId="0B2F5B81" w:rsidR="000C4992" w:rsidRDefault="000C4992" w:rsidP="00266AB8">
            <w:pPr>
              <w:pStyle w:val="1"/>
              <w:numPr>
                <w:ilvl w:val="0"/>
                <w:numId w:val="0"/>
              </w:numPr>
              <w:snapToGrid/>
              <w:rPr>
                <w:sz w:val="28"/>
                <w:szCs w:val="28"/>
              </w:rPr>
            </w:pPr>
            <w:r>
              <w:rPr>
                <w:noProof/>
                <w:sz w:val="28"/>
                <w:szCs w:val="28"/>
              </w:rPr>
              <w:drawing>
                <wp:inline distT="0" distB="0" distL="0" distR="0" wp14:anchorId="32D625BA" wp14:editId="462214DB">
                  <wp:extent cx="1361283" cy="48322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l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4260" cy="555278"/>
                          </a:xfrm>
                          <a:prstGeom prst="rect">
                            <a:avLst/>
                          </a:prstGeom>
                        </pic:spPr>
                      </pic:pic>
                    </a:graphicData>
                  </a:graphic>
                </wp:inline>
              </w:drawing>
            </w:r>
          </w:p>
        </w:tc>
      </w:tr>
      <w:tr w:rsidR="00A771E9" w14:paraId="01FCF84F" w14:textId="77777777" w:rsidTr="005D4198">
        <w:trPr>
          <w:trHeight w:val="1440"/>
        </w:trPr>
        <w:tc>
          <w:tcPr>
            <w:tcW w:w="2547" w:type="dxa"/>
            <w:vMerge w:val="restart"/>
            <w:vAlign w:val="center"/>
          </w:tcPr>
          <w:p w14:paraId="50732A28" w14:textId="3C9C7C90" w:rsidR="00A771E9" w:rsidRPr="00E17142" w:rsidRDefault="00A771E9" w:rsidP="00266AB8">
            <w:pPr>
              <w:pStyle w:val="1"/>
              <w:numPr>
                <w:ilvl w:val="0"/>
                <w:numId w:val="0"/>
              </w:numPr>
              <w:snapToGrid/>
              <w:rPr>
                <w:rFonts w:ascii="新細明體" w:eastAsia="新細明體" w:hAnsi="新細明體"/>
                <w:b w:val="0"/>
                <w:sz w:val="32"/>
                <w:szCs w:val="32"/>
              </w:rPr>
            </w:pPr>
            <w:r w:rsidRPr="00E17142">
              <w:rPr>
                <w:rFonts w:ascii="新細明體" w:eastAsia="新細明體" w:hAnsi="新細明體" w:hint="eastAsia"/>
                <w:b w:val="0"/>
                <w:sz w:val="32"/>
                <w:szCs w:val="32"/>
              </w:rPr>
              <w:t>相關軟體</w:t>
            </w:r>
          </w:p>
        </w:tc>
        <w:tc>
          <w:tcPr>
            <w:tcW w:w="3951" w:type="dxa"/>
            <w:vAlign w:val="center"/>
          </w:tcPr>
          <w:p w14:paraId="6D251EA4" w14:textId="7B370A02" w:rsidR="00A771E9" w:rsidRPr="005508F8" w:rsidRDefault="00A771E9" w:rsidP="00266AB8">
            <w:pPr>
              <w:pStyle w:val="1"/>
              <w:numPr>
                <w:ilvl w:val="0"/>
                <w:numId w:val="0"/>
              </w:numPr>
              <w:snapToGrid/>
              <w:rPr>
                <w:rFonts w:ascii="新細明體" w:eastAsia="新細明體" w:hAnsi="新細明體"/>
                <w:b w:val="0"/>
                <w:szCs w:val="40"/>
              </w:rPr>
            </w:pPr>
            <w:r w:rsidRPr="005508F8">
              <w:rPr>
                <w:rFonts w:ascii="新細明體" w:eastAsia="新細明體" w:hAnsi="新細明體"/>
                <w:b w:val="0"/>
                <w:szCs w:val="40"/>
              </w:rPr>
              <w:t>MPchart</w:t>
            </w:r>
          </w:p>
        </w:tc>
        <w:tc>
          <w:tcPr>
            <w:tcW w:w="3696" w:type="dxa"/>
            <w:vAlign w:val="center"/>
          </w:tcPr>
          <w:p w14:paraId="441558D0" w14:textId="00281756" w:rsidR="00A771E9" w:rsidRPr="00E93939" w:rsidRDefault="00E93939" w:rsidP="00266AB8">
            <w:pPr>
              <w:pStyle w:val="1"/>
              <w:numPr>
                <w:ilvl w:val="0"/>
                <w:numId w:val="0"/>
              </w:numPr>
              <w:snapToGrid/>
              <w:rPr>
                <w:rFonts w:ascii="新細明體" w:eastAsia="新細明體" w:hAnsi="新細明體"/>
                <w:b w:val="0"/>
                <w:szCs w:val="40"/>
              </w:rPr>
            </w:pPr>
            <w:r w:rsidRPr="00E93939">
              <w:rPr>
                <w:rFonts w:ascii="新細明體" w:eastAsia="新細明體" w:hAnsi="新細明體" w:hint="eastAsia"/>
                <w:b w:val="0"/>
                <w:szCs w:val="40"/>
              </w:rPr>
              <w:t>折線圖</w:t>
            </w:r>
          </w:p>
        </w:tc>
      </w:tr>
      <w:tr w:rsidR="00A771E9" w14:paraId="4B1C4A0D" w14:textId="77777777" w:rsidTr="005D4198">
        <w:trPr>
          <w:trHeight w:val="1440"/>
        </w:trPr>
        <w:tc>
          <w:tcPr>
            <w:tcW w:w="2547" w:type="dxa"/>
            <w:vMerge/>
            <w:vAlign w:val="center"/>
          </w:tcPr>
          <w:p w14:paraId="42F5C4C0" w14:textId="77777777" w:rsidR="00A771E9" w:rsidRDefault="00A771E9" w:rsidP="005508F8">
            <w:pPr>
              <w:pStyle w:val="1"/>
              <w:numPr>
                <w:ilvl w:val="0"/>
                <w:numId w:val="0"/>
              </w:numPr>
              <w:snapToGrid/>
              <w:rPr>
                <w:sz w:val="28"/>
                <w:szCs w:val="28"/>
              </w:rPr>
            </w:pPr>
          </w:p>
        </w:tc>
        <w:tc>
          <w:tcPr>
            <w:tcW w:w="3951" w:type="dxa"/>
            <w:vAlign w:val="center"/>
          </w:tcPr>
          <w:p w14:paraId="6989C833" w14:textId="4A0E7326" w:rsidR="00A771E9" w:rsidRPr="00E17142" w:rsidRDefault="00A771E9" w:rsidP="005508F8">
            <w:pPr>
              <w:pStyle w:val="1"/>
              <w:numPr>
                <w:ilvl w:val="0"/>
                <w:numId w:val="0"/>
              </w:numPr>
              <w:snapToGrid/>
              <w:rPr>
                <w:rFonts w:ascii="新細明體" w:eastAsia="新細明體" w:hAnsi="新細明體"/>
                <w:b w:val="0"/>
                <w:szCs w:val="40"/>
              </w:rPr>
            </w:pPr>
            <w:r w:rsidRPr="00733294">
              <w:rPr>
                <w:rFonts w:ascii="新細明體" w:eastAsia="新細明體" w:hAnsi="新細明體"/>
                <w:b w:val="0"/>
                <w:szCs w:val="40"/>
              </w:rPr>
              <w:t>Diagrams.net</w:t>
            </w:r>
          </w:p>
        </w:tc>
        <w:tc>
          <w:tcPr>
            <w:tcW w:w="3696" w:type="dxa"/>
            <w:vAlign w:val="center"/>
          </w:tcPr>
          <w:p w14:paraId="65D22D2F" w14:textId="57239B50" w:rsidR="00A771E9" w:rsidRDefault="00A771E9" w:rsidP="005508F8">
            <w:pPr>
              <w:pStyle w:val="1"/>
              <w:numPr>
                <w:ilvl w:val="0"/>
                <w:numId w:val="0"/>
              </w:numPr>
              <w:snapToGrid/>
              <w:rPr>
                <w:sz w:val="28"/>
                <w:szCs w:val="28"/>
              </w:rPr>
            </w:pPr>
            <w:r>
              <w:rPr>
                <w:noProof/>
                <w:sz w:val="28"/>
                <w:szCs w:val="28"/>
              </w:rPr>
              <w:drawing>
                <wp:inline distT="0" distB="0" distL="0" distR="0" wp14:anchorId="0C0A3F61" wp14:editId="78606E20">
                  <wp:extent cx="802254" cy="80225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9764" cy="829764"/>
                          </a:xfrm>
                          <a:prstGeom prst="rect">
                            <a:avLst/>
                          </a:prstGeom>
                        </pic:spPr>
                      </pic:pic>
                    </a:graphicData>
                  </a:graphic>
                </wp:inline>
              </w:drawing>
            </w:r>
          </w:p>
        </w:tc>
      </w:tr>
      <w:tr w:rsidR="00A771E9" w14:paraId="23544A84" w14:textId="77777777" w:rsidTr="005D4198">
        <w:trPr>
          <w:trHeight w:val="1440"/>
        </w:trPr>
        <w:tc>
          <w:tcPr>
            <w:tcW w:w="2547" w:type="dxa"/>
            <w:vMerge/>
            <w:vAlign w:val="center"/>
          </w:tcPr>
          <w:p w14:paraId="1751B6BB" w14:textId="77777777" w:rsidR="00A771E9" w:rsidRDefault="00A771E9" w:rsidP="005508F8">
            <w:pPr>
              <w:pStyle w:val="1"/>
              <w:numPr>
                <w:ilvl w:val="0"/>
                <w:numId w:val="0"/>
              </w:numPr>
              <w:snapToGrid/>
              <w:rPr>
                <w:sz w:val="28"/>
                <w:szCs w:val="28"/>
              </w:rPr>
            </w:pPr>
          </w:p>
        </w:tc>
        <w:tc>
          <w:tcPr>
            <w:tcW w:w="3951" w:type="dxa"/>
            <w:vAlign w:val="center"/>
          </w:tcPr>
          <w:p w14:paraId="34DBEDE4" w14:textId="4032D767" w:rsidR="00A771E9" w:rsidRDefault="00A771E9" w:rsidP="005508F8">
            <w:pPr>
              <w:pStyle w:val="1"/>
              <w:numPr>
                <w:ilvl w:val="0"/>
                <w:numId w:val="0"/>
              </w:numPr>
              <w:snapToGrid/>
              <w:rPr>
                <w:sz w:val="28"/>
                <w:szCs w:val="28"/>
              </w:rPr>
            </w:pPr>
            <w:r w:rsidRPr="00E17142">
              <w:rPr>
                <w:rFonts w:ascii="新細明體" w:eastAsia="新細明體" w:hAnsi="新細明體" w:hint="eastAsia"/>
                <w:b w:val="0"/>
                <w:szCs w:val="40"/>
              </w:rPr>
              <w:t>M</w:t>
            </w:r>
            <w:r w:rsidRPr="00E17142">
              <w:rPr>
                <w:rFonts w:ascii="新細明體" w:eastAsia="新細明體" w:hAnsi="新細明體"/>
                <w:b w:val="0"/>
                <w:szCs w:val="40"/>
              </w:rPr>
              <w:t>icrosoft office</w:t>
            </w:r>
          </w:p>
        </w:tc>
        <w:tc>
          <w:tcPr>
            <w:tcW w:w="3696" w:type="dxa"/>
            <w:vAlign w:val="center"/>
          </w:tcPr>
          <w:p w14:paraId="74420204" w14:textId="5D84A695" w:rsidR="00A771E9" w:rsidRDefault="00A771E9" w:rsidP="005508F8">
            <w:pPr>
              <w:pStyle w:val="1"/>
              <w:numPr>
                <w:ilvl w:val="0"/>
                <w:numId w:val="0"/>
              </w:numPr>
              <w:snapToGrid/>
              <w:rPr>
                <w:sz w:val="28"/>
                <w:szCs w:val="28"/>
              </w:rPr>
            </w:pPr>
            <w:r>
              <w:rPr>
                <w:noProof/>
                <w:sz w:val="28"/>
                <w:szCs w:val="28"/>
              </w:rPr>
              <w:drawing>
                <wp:inline distT="0" distB="0" distL="0" distR="0" wp14:anchorId="44F79B83" wp14:editId="639A7A93">
                  <wp:extent cx="1598030" cy="731216"/>
                  <wp:effectExtent l="19050" t="19050" r="21590" b="1206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png"/>
                          <pic:cNvPicPr/>
                        </pic:nvPicPr>
                        <pic:blipFill>
                          <a:blip r:embed="rId22">
                            <a:extLst>
                              <a:ext uri="{28A0092B-C50C-407E-A947-70E740481C1C}">
                                <a14:useLocalDpi xmlns:a14="http://schemas.microsoft.com/office/drawing/2010/main" val="0"/>
                              </a:ext>
                            </a:extLst>
                          </a:blip>
                          <a:stretch>
                            <a:fillRect/>
                          </a:stretch>
                        </pic:blipFill>
                        <pic:spPr>
                          <a:xfrm>
                            <a:off x="0" y="0"/>
                            <a:ext cx="1633780" cy="747574"/>
                          </a:xfrm>
                          <a:prstGeom prst="rect">
                            <a:avLst/>
                          </a:prstGeom>
                          <a:ln>
                            <a:solidFill>
                              <a:schemeClr val="bg1"/>
                            </a:solidFill>
                          </a:ln>
                        </pic:spPr>
                      </pic:pic>
                    </a:graphicData>
                  </a:graphic>
                </wp:inline>
              </w:drawing>
            </w:r>
          </w:p>
        </w:tc>
      </w:tr>
    </w:tbl>
    <w:p w14:paraId="3B46025A" w14:textId="77777777" w:rsidR="00B44286" w:rsidRPr="00B44286" w:rsidRDefault="00B44286" w:rsidP="00B44286">
      <w:pPr>
        <w:pStyle w:val="1"/>
        <w:numPr>
          <w:ilvl w:val="0"/>
          <w:numId w:val="0"/>
        </w:numPr>
        <w:snapToGrid/>
        <w:jc w:val="left"/>
        <w:rPr>
          <w:sz w:val="28"/>
          <w:szCs w:val="28"/>
        </w:rPr>
      </w:pPr>
    </w:p>
    <w:p w14:paraId="585C5F0F" w14:textId="77777777" w:rsidR="00B44286" w:rsidRDefault="00B44286" w:rsidP="00C10A1A">
      <w:pPr>
        <w:tabs>
          <w:tab w:val="left" w:pos="2520"/>
        </w:tabs>
        <w:rPr>
          <w:rFonts w:ascii="Times New Roman" w:eastAsia="標楷體" w:hAnsi="Times New Roman" w:cs="Times New Roman"/>
          <w:sz w:val="28"/>
          <w:szCs w:val="28"/>
        </w:rPr>
      </w:pPr>
    </w:p>
    <w:p w14:paraId="34C5F2DA" w14:textId="5BB46EEF" w:rsidR="00C10A1A" w:rsidRDefault="00C10A1A" w:rsidP="00C10A1A">
      <w:pPr>
        <w:tabs>
          <w:tab w:val="left" w:pos="2520"/>
        </w:tabs>
        <w:rPr>
          <w:rFonts w:ascii="Times New Roman" w:eastAsia="標楷體" w:hAnsi="Times New Roman" w:cs="Times New Roman"/>
          <w:sz w:val="28"/>
          <w:szCs w:val="28"/>
        </w:rPr>
        <w:sectPr w:rsidR="00C10A1A" w:rsidSect="00C87602">
          <w:pgSz w:w="11906" w:h="16838" w:code="9"/>
          <w:pgMar w:top="851" w:right="851" w:bottom="851" w:left="851" w:header="567" w:footer="567" w:gutter="0"/>
          <w:cols w:space="425"/>
          <w:docGrid w:type="lines" w:linePitch="360"/>
        </w:sectPr>
      </w:pPr>
    </w:p>
    <w:p w14:paraId="37F3A6C6" w14:textId="5D59B362" w:rsidR="00826D19" w:rsidRPr="00F82A73" w:rsidRDefault="00DE5610" w:rsidP="00DE5610">
      <w:pPr>
        <w:pStyle w:val="1"/>
        <w:numPr>
          <w:ilvl w:val="0"/>
          <w:numId w:val="0"/>
        </w:numPr>
        <w:snapToGrid/>
        <w:rPr>
          <w:szCs w:val="40"/>
        </w:rPr>
      </w:pPr>
      <w:r>
        <w:rPr>
          <w:rFonts w:hint="eastAsia"/>
          <w:szCs w:val="40"/>
        </w:rPr>
        <w:lastRenderedPageBreak/>
        <w:t>第四章、</w:t>
      </w:r>
      <w:r w:rsidR="00826D19" w:rsidRPr="00F82A73">
        <w:rPr>
          <w:rFonts w:hint="eastAsia"/>
          <w:szCs w:val="40"/>
        </w:rPr>
        <w:t>專案時程與分工</w:t>
      </w:r>
    </w:p>
    <w:p w14:paraId="7D557A35" w14:textId="10556818" w:rsidR="00266AB8" w:rsidRPr="00D04B78" w:rsidRDefault="004E741D" w:rsidP="00C217F3">
      <w:pPr>
        <w:pStyle w:val="21"/>
      </w:pPr>
      <w:r w:rsidRPr="00D04B78">
        <w:rPr>
          <w:noProof/>
        </w:rPr>
        <mc:AlternateContent>
          <mc:Choice Requires="wpg">
            <w:drawing>
              <wp:anchor distT="0" distB="0" distL="114300" distR="114300" simplePos="0" relativeHeight="251662336" behindDoc="0" locked="0" layoutInCell="1" allowOverlap="1" wp14:anchorId="378721FB" wp14:editId="7AB95079">
                <wp:simplePos x="0" y="0"/>
                <wp:positionH relativeFrom="margin">
                  <wp:posOffset>5031740</wp:posOffset>
                </wp:positionH>
                <wp:positionV relativeFrom="paragraph">
                  <wp:posOffset>181305</wp:posOffset>
                </wp:positionV>
                <wp:extent cx="1448409" cy="709295"/>
                <wp:effectExtent l="0" t="0" r="0" b="0"/>
                <wp:wrapNone/>
                <wp:docPr id="9" name="群組 9"/>
                <wp:cNvGraphicFramePr/>
                <a:graphic xmlns:a="http://schemas.openxmlformats.org/drawingml/2006/main">
                  <a:graphicData uri="http://schemas.microsoft.com/office/word/2010/wordprocessingGroup">
                    <wpg:wgp>
                      <wpg:cNvGrpSpPr/>
                      <wpg:grpSpPr>
                        <a:xfrm>
                          <a:off x="0" y="0"/>
                          <a:ext cx="1448409" cy="709295"/>
                          <a:chOff x="0" y="0"/>
                          <a:chExt cx="1448409" cy="709295"/>
                        </a:xfrm>
                      </wpg:grpSpPr>
                      <wps:wsp>
                        <wps:cNvPr id="4" name="文字方塊 4"/>
                        <wps:cNvSpPr txBox="1"/>
                        <wps:spPr>
                          <a:xfrm>
                            <a:off x="0" y="0"/>
                            <a:ext cx="1448409" cy="709295"/>
                          </a:xfrm>
                          <a:prstGeom prst="rect">
                            <a:avLst/>
                          </a:prstGeom>
                          <a:solidFill>
                            <a:schemeClr val="lt1"/>
                          </a:solidFill>
                          <a:ln w="6350">
                            <a:noFill/>
                          </a:ln>
                        </wps:spPr>
                        <wps:txbx>
                          <w:txbxContent>
                            <w:p w14:paraId="7099CBAB" w14:textId="19DF7C1B" w:rsidR="006D6098" w:rsidRPr="004E741D" w:rsidRDefault="006D6098" w:rsidP="004E741D">
                              <w:pPr>
                                <w:spacing w:beforeLines="10" w:before="36"/>
                                <w:rPr>
                                  <w:rFonts w:ascii="標楷體" w:eastAsia="標楷體" w:hAnsi="標楷體"/>
                                </w:rPr>
                              </w:pPr>
                              <w:r w:rsidRPr="004E741D">
                                <w:rPr>
                                  <w:rFonts w:ascii="標楷體" w:eastAsia="標楷體" w:hAnsi="標楷體" w:hint="eastAsia"/>
                                </w:rPr>
                                <w:t xml:space="preserve"> </w:t>
                              </w:r>
                              <w:r w:rsidRPr="004E741D">
                                <w:rPr>
                                  <w:rFonts w:ascii="標楷體" w:eastAsia="標楷體" w:hAnsi="標楷體"/>
                                </w:rPr>
                                <w:t xml:space="preserve">      </w:t>
                              </w:r>
                              <w:r w:rsidRPr="004E741D">
                                <w:rPr>
                                  <w:rFonts w:ascii="標楷體" w:eastAsia="標楷體" w:hAnsi="標楷體" w:hint="eastAsia"/>
                                </w:rPr>
                                <w:t>預定進度</w:t>
                              </w:r>
                            </w:p>
                            <w:p w14:paraId="2DA8E4C3" w14:textId="5B6CB104" w:rsidR="006D6098" w:rsidRPr="004E741D" w:rsidRDefault="006D6098" w:rsidP="004E741D">
                              <w:pPr>
                                <w:spacing w:line="120" w:lineRule="exact"/>
                                <w:rPr>
                                  <w:rFonts w:ascii="標楷體" w:eastAsia="標楷體" w:hAnsi="標楷體"/>
                                </w:rPr>
                              </w:pPr>
                              <w:r w:rsidRPr="004E741D">
                                <w:rPr>
                                  <w:rFonts w:ascii="標楷體" w:eastAsia="標楷體" w:hAnsi="標楷體" w:hint="eastAsia"/>
                                </w:rPr>
                                <w:t xml:space="preserve"> </w:t>
                              </w:r>
                            </w:p>
                            <w:p w14:paraId="73CFC0F7" w14:textId="6C0B6CC1" w:rsidR="006D6098" w:rsidRPr="004E741D" w:rsidRDefault="006D6098">
                              <w:pPr>
                                <w:rPr>
                                  <w:rFonts w:ascii="標楷體" w:eastAsia="標楷體" w:hAnsi="標楷體"/>
                                </w:rPr>
                              </w:pPr>
                              <w:r w:rsidRPr="004E741D">
                                <w:rPr>
                                  <w:rFonts w:ascii="標楷體" w:eastAsia="標楷體" w:hAnsi="標楷體" w:hint="eastAsia"/>
                                </w:rPr>
                                <w:t xml:space="preserve"> </w:t>
                              </w:r>
                              <w:r w:rsidRPr="004E741D">
                                <w:rPr>
                                  <w:rFonts w:ascii="標楷體" w:eastAsia="標楷體" w:hAnsi="標楷體"/>
                                </w:rPr>
                                <w:t xml:space="preserve">      </w:t>
                              </w:r>
                              <w:r w:rsidRPr="004E741D">
                                <w:rPr>
                                  <w:rFonts w:ascii="標楷體" w:eastAsia="標楷體" w:hAnsi="標楷體" w:hint="eastAsia"/>
                                </w:rPr>
                                <w:t>實際進度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 name="群組 7"/>
                        <wpg:cNvGrpSpPr/>
                        <wpg:grpSpPr>
                          <a:xfrm>
                            <a:off x="175564" y="65837"/>
                            <a:ext cx="351130" cy="555955"/>
                            <a:chOff x="0" y="0"/>
                            <a:chExt cx="351130" cy="555955"/>
                          </a:xfrm>
                        </wpg:grpSpPr>
                        <wps:wsp>
                          <wps:cNvPr id="5" name="矩形 5"/>
                          <wps:cNvSpPr/>
                          <wps:spPr>
                            <a:xfrm>
                              <a:off x="0" y="0"/>
                              <a:ext cx="343814" cy="241402"/>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7316" y="314553"/>
                              <a:ext cx="343814" cy="241402"/>
                            </a:xfrm>
                            <a:prstGeom prst="rect">
                              <a:avLst/>
                            </a:prstGeom>
                            <a:solidFill>
                              <a:schemeClr val="tx1">
                                <a:lumMod val="65000"/>
                                <a:lumOff val="3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78721FB" id="群組 9" o:spid="_x0000_s1030" style="position:absolute;margin-left:396.2pt;margin-top:14.3pt;width:114.05pt;height:55.85pt;z-index:251662336;mso-position-horizontal-relative:margin" coordsize="14484,7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">
                <v:shape id="文字方塊 4" o:spid="_x0000_s1031" type="#_x0000_t202" style="position:absolute;width:14484;height:7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" fillcolor="white [3201]" stroked="f" strokeweight=".5pt">
                  <v:textbox>
                    <w:txbxContent>
                      <w:p w14:paraId="7099CBAB" w14:textId="19DF7C1B" w:rsidR="006D6098" w:rsidRPr="004E741D" w:rsidRDefault="006D6098" w:rsidP="004E741D">
                        <w:pPr>
                          <w:spacing w:beforeLines="10" w:before="36"/>
                          <w:rPr>
                            <w:rFonts w:ascii="標楷體" w:eastAsia="標楷體" w:hAnsi="標楷體"/>
                          </w:rPr>
                        </w:pPr>
                        <w:r w:rsidRPr="004E741D">
                          <w:rPr>
                            <w:rFonts w:ascii="標楷體" w:eastAsia="標楷體" w:hAnsi="標楷體" w:hint="eastAsia"/>
                          </w:rPr>
                          <w:t xml:space="preserve"> </w:t>
                        </w:r>
                        <w:r w:rsidRPr="004E741D">
                          <w:rPr>
                            <w:rFonts w:ascii="標楷體" w:eastAsia="標楷體" w:hAnsi="標楷體"/>
                          </w:rPr>
                          <w:t xml:space="preserve">      </w:t>
                        </w:r>
                        <w:r w:rsidRPr="004E741D">
                          <w:rPr>
                            <w:rFonts w:ascii="標楷體" w:eastAsia="標楷體" w:hAnsi="標楷體" w:hint="eastAsia"/>
                          </w:rPr>
                          <w:t>預定進度</w:t>
                        </w:r>
                      </w:p>
                      <w:p w14:paraId="2DA8E4C3" w14:textId="5B6CB104" w:rsidR="006D6098" w:rsidRPr="004E741D" w:rsidRDefault="006D6098" w:rsidP="004E741D">
                        <w:pPr>
                          <w:spacing w:line="120" w:lineRule="exact"/>
                          <w:rPr>
                            <w:rFonts w:ascii="標楷體" w:eastAsia="標楷體" w:hAnsi="標楷體"/>
                          </w:rPr>
                        </w:pPr>
                        <w:r w:rsidRPr="004E741D">
                          <w:rPr>
                            <w:rFonts w:ascii="標楷體" w:eastAsia="標楷體" w:hAnsi="標楷體" w:hint="eastAsia"/>
                          </w:rPr>
                          <w:t xml:space="preserve"> </w:t>
                        </w:r>
                      </w:p>
                      <w:p w14:paraId="73CFC0F7" w14:textId="6C0B6CC1" w:rsidR="006D6098" w:rsidRPr="004E741D" w:rsidRDefault="006D6098">
                        <w:pPr>
                          <w:rPr>
                            <w:rFonts w:ascii="標楷體" w:eastAsia="標楷體" w:hAnsi="標楷體"/>
                          </w:rPr>
                        </w:pPr>
                        <w:r w:rsidRPr="004E741D">
                          <w:rPr>
                            <w:rFonts w:ascii="標楷體" w:eastAsia="標楷體" w:hAnsi="標楷體" w:hint="eastAsia"/>
                          </w:rPr>
                          <w:t xml:space="preserve"> </w:t>
                        </w:r>
                        <w:r w:rsidRPr="004E741D">
                          <w:rPr>
                            <w:rFonts w:ascii="標楷體" w:eastAsia="標楷體" w:hAnsi="標楷體"/>
                          </w:rPr>
                          <w:t xml:space="preserve">      </w:t>
                        </w:r>
                        <w:r w:rsidRPr="004E741D">
                          <w:rPr>
                            <w:rFonts w:ascii="標楷體" w:eastAsia="標楷體" w:hAnsi="標楷體" w:hint="eastAsia"/>
                          </w:rPr>
                          <w:t>實際進度</w:t>
                        </w:r>
                      </w:p>
                    </w:txbxContent>
                  </v:textbox>
                </v:shape>
                <v:group id="群組 7" o:spid="_x0000_s1032" style="position:absolute;left:1755;top:658;width:3511;height:5559" coordsize="3511,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矩形 5" o:spid="_x0000_s1033" style="position:absolute;width:3438;height:2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" fillcolor="#cfcdcd [2894]" stroked="f" strokeweight="1pt"/>
                  <v:rect id="矩形 6" o:spid="_x0000_s1034" style="position:absolute;left:73;top:3145;width:3438;height:2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" fillcolor="#5a5a5a [2109]" stroked="f" strokeweight="1pt"/>
                </v:group>
                <w10:wrap anchorx="margin"/>
              </v:group>
            </w:pict>
          </mc:Fallback>
        </mc:AlternateContent>
      </w:r>
      <w:r w:rsidR="00266AB8" w:rsidRPr="00D04B78">
        <w:t xml:space="preserve">4-1 </w:t>
      </w:r>
      <w:r w:rsidR="00266AB8" w:rsidRPr="00D04B78">
        <w:t>專案時程</w:t>
      </w:r>
    </w:p>
    <w:p w14:paraId="273043E1" w14:textId="076DEC8B" w:rsidR="004E741D" w:rsidRDefault="004E741D" w:rsidP="00266AB8">
      <w:pPr>
        <w:pStyle w:val="1"/>
        <w:numPr>
          <w:ilvl w:val="0"/>
          <w:numId w:val="0"/>
        </w:numPr>
        <w:snapToGrid/>
        <w:jc w:val="left"/>
        <w:rPr>
          <w:sz w:val="28"/>
          <w:szCs w:val="28"/>
        </w:rPr>
      </w:pPr>
    </w:p>
    <w:p w14:paraId="4365FBAF" w14:textId="77777777" w:rsidR="004E741D" w:rsidRDefault="004E741D" w:rsidP="00266AB8">
      <w:pPr>
        <w:pStyle w:val="1"/>
        <w:numPr>
          <w:ilvl w:val="0"/>
          <w:numId w:val="0"/>
        </w:numPr>
        <w:snapToGrid/>
        <w:jc w:val="left"/>
        <w:rPr>
          <w:sz w:val="28"/>
          <w:szCs w:val="28"/>
        </w:rPr>
      </w:pPr>
    </w:p>
    <w:tbl>
      <w:tblPr>
        <w:tblStyle w:val="a9"/>
        <w:tblW w:w="0" w:type="auto"/>
        <w:tblLook w:val="04A0" w:firstRow="1" w:lastRow="0" w:firstColumn="1" w:lastColumn="0" w:noHBand="0" w:noVBand="1"/>
      </w:tblPr>
      <w:tblGrid>
        <w:gridCol w:w="1838"/>
        <w:gridCol w:w="759"/>
        <w:gridCol w:w="760"/>
        <w:gridCol w:w="759"/>
        <w:gridCol w:w="760"/>
        <w:gridCol w:w="760"/>
        <w:gridCol w:w="759"/>
        <w:gridCol w:w="760"/>
        <w:gridCol w:w="760"/>
        <w:gridCol w:w="759"/>
        <w:gridCol w:w="760"/>
        <w:gridCol w:w="760"/>
      </w:tblGrid>
      <w:tr w:rsidR="00266AB8" w14:paraId="0A3914FB" w14:textId="77777777" w:rsidTr="00A831F7">
        <w:trPr>
          <w:trHeight w:val="454"/>
        </w:trPr>
        <w:tc>
          <w:tcPr>
            <w:tcW w:w="1838" w:type="dxa"/>
            <w:shd w:val="clear" w:color="auto" w:fill="E2EFD9" w:themeFill="accent6" w:themeFillTint="33"/>
            <w:vAlign w:val="center"/>
          </w:tcPr>
          <w:p w14:paraId="5604C3BB" w14:textId="39763429" w:rsidR="00266AB8" w:rsidRPr="004E741D" w:rsidRDefault="00266AB8" w:rsidP="00266AB8">
            <w:pPr>
              <w:pStyle w:val="1"/>
              <w:numPr>
                <w:ilvl w:val="0"/>
                <w:numId w:val="0"/>
              </w:numPr>
              <w:snapToGrid/>
              <w:rPr>
                <w:sz w:val="28"/>
                <w:szCs w:val="28"/>
              </w:rPr>
            </w:pPr>
            <w:r w:rsidRPr="004E741D">
              <w:rPr>
                <w:sz w:val="28"/>
                <w:szCs w:val="28"/>
              </w:rPr>
              <w:t>年度</w:t>
            </w:r>
          </w:p>
        </w:tc>
        <w:tc>
          <w:tcPr>
            <w:tcW w:w="8356" w:type="dxa"/>
            <w:gridSpan w:val="11"/>
            <w:shd w:val="clear" w:color="auto" w:fill="E2EFD9" w:themeFill="accent6" w:themeFillTint="33"/>
            <w:vAlign w:val="center"/>
          </w:tcPr>
          <w:p w14:paraId="7DBE57BE" w14:textId="580A7EEE" w:rsidR="00266AB8" w:rsidRDefault="00266AB8" w:rsidP="00266AB8">
            <w:pPr>
              <w:pStyle w:val="1"/>
              <w:numPr>
                <w:ilvl w:val="0"/>
                <w:numId w:val="0"/>
              </w:numPr>
              <w:snapToGrid/>
              <w:rPr>
                <w:sz w:val="28"/>
                <w:szCs w:val="28"/>
              </w:rPr>
            </w:pPr>
            <w:r>
              <w:rPr>
                <w:rFonts w:hint="eastAsia"/>
                <w:sz w:val="28"/>
                <w:szCs w:val="28"/>
              </w:rPr>
              <w:t>1</w:t>
            </w:r>
            <w:r>
              <w:rPr>
                <w:sz w:val="28"/>
                <w:szCs w:val="28"/>
              </w:rPr>
              <w:t>10</w:t>
            </w:r>
          </w:p>
        </w:tc>
      </w:tr>
      <w:tr w:rsidR="00266AB8" w14:paraId="0848D96C" w14:textId="77777777" w:rsidTr="00A831F7">
        <w:trPr>
          <w:trHeight w:val="454"/>
        </w:trPr>
        <w:tc>
          <w:tcPr>
            <w:tcW w:w="1838" w:type="dxa"/>
            <w:shd w:val="clear" w:color="auto" w:fill="E2EFD9" w:themeFill="accent6" w:themeFillTint="33"/>
            <w:vAlign w:val="center"/>
          </w:tcPr>
          <w:p w14:paraId="4AE68586" w14:textId="7F29BAC7" w:rsidR="00266AB8" w:rsidRPr="004E741D" w:rsidRDefault="00266AB8" w:rsidP="00266AB8">
            <w:pPr>
              <w:pStyle w:val="1"/>
              <w:numPr>
                <w:ilvl w:val="0"/>
                <w:numId w:val="0"/>
              </w:numPr>
              <w:snapToGrid/>
              <w:rPr>
                <w:sz w:val="28"/>
                <w:szCs w:val="28"/>
              </w:rPr>
            </w:pPr>
            <w:r w:rsidRPr="004E741D">
              <w:rPr>
                <w:sz w:val="28"/>
                <w:szCs w:val="28"/>
              </w:rPr>
              <w:t>項目</w:t>
            </w:r>
            <w:r w:rsidRPr="004E741D">
              <w:rPr>
                <w:sz w:val="28"/>
                <w:szCs w:val="28"/>
              </w:rPr>
              <w:t>/</w:t>
            </w:r>
            <w:r w:rsidRPr="004E741D">
              <w:rPr>
                <w:sz w:val="28"/>
                <w:szCs w:val="28"/>
              </w:rPr>
              <w:t>月份</w:t>
            </w:r>
          </w:p>
        </w:tc>
        <w:tc>
          <w:tcPr>
            <w:tcW w:w="759" w:type="dxa"/>
            <w:shd w:val="clear" w:color="auto" w:fill="EDEDED" w:themeFill="accent3" w:themeFillTint="33"/>
            <w:vAlign w:val="center"/>
          </w:tcPr>
          <w:p w14:paraId="089D4332" w14:textId="25B44907" w:rsidR="00266AB8" w:rsidRDefault="00266AB8" w:rsidP="00266AB8">
            <w:pPr>
              <w:pStyle w:val="1"/>
              <w:numPr>
                <w:ilvl w:val="0"/>
                <w:numId w:val="0"/>
              </w:numPr>
              <w:snapToGrid/>
              <w:rPr>
                <w:sz w:val="28"/>
                <w:szCs w:val="28"/>
              </w:rPr>
            </w:pPr>
            <w:r>
              <w:rPr>
                <w:rFonts w:hint="eastAsia"/>
                <w:sz w:val="28"/>
                <w:szCs w:val="28"/>
              </w:rPr>
              <w:t>2</w:t>
            </w:r>
          </w:p>
        </w:tc>
        <w:tc>
          <w:tcPr>
            <w:tcW w:w="760" w:type="dxa"/>
            <w:shd w:val="clear" w:color="auto" w:fill="EDEDED" w:themeFill="accent3" w:themeFillTint="33"/>
            <w:vAlign w:val="center"/>
          </w:tcPr>
          <w:p w14:paraId="14277CA7" w14:textId="10625FD9" w:rsidR="00266AB8" w:rsidRDefault="00266AB8" w:rsidP="00266AB8">
            <w:pPr>
              <w:pStyle w:val="1"/>
              <w:numPr>
                <w:ilvl w:val="0"/>
                <w:numId w:val="0"/>
              </w:numPr>
              <w:snapToGrid/>
              <w:rPr>
                <w:sz w:val="28"/>
                <w:szCs w:val="28"/>
              </w:rPr>
            </w:pPr>
            <w:r>
              <w:rPr>
                <w:rFonts w:hint="eastAsia"/>
                <w:sz w:val="28"/>
                <w:szCs w:val="28"/>
              </w:rPr>
              <w:t>3</w:t>
            </w:r>
          </w:p>
        </w:tc>
        <w:tc>
          <w:tcPr>
            <w:tcW w:w="759" w:type="dxa"/>
            <w:shd w:val="clear" w:color="auto" w:fill="EDEDED" w:themeFill="accent3" w:themeFillTint="33"/>
            <w:vAlign w:val="center"/>
          </w:tcPr>
          <w:p w14:paraId="49E5E1F1" w14:textId="2903B431" w:rsidR="00266AB8" w:rsidRDefault="00266AB8" w:rsidP="00266AB8">
            <w:pPr>
              <w:pStyle w:val="1"/>
              <w:numPr>
                <w:ilvl w:val="0"/>
                <w:numId w:val="0"/>
              </w:numPr>
              <w:snapToGrid/>
              <w:rPr>
                <w:sz w:val="28"/>
                <w:szCs w:val="28"/>
              </w:rPr>
            </w:pPr>
            <w:r>
              <w:rPr>
                <w:rFonts w:hint="eastAsia"/>
                <w:sz w:val="28"/>
                <w:szCs w:val="28"/>
              </w:rPr>
              <w:t>4</w:t>
            </w:r>
          </w:p>
        </w:tc>
        <w:tc>
          <w:tcPr>
            <w:tcW w:w="760" w:type="dxa"/>
            <w:shd w:val="clear" w:color="auto" w:fill="EDEDED" w:themeFill="accent3" w:themeFillTint="33"/>
            <w:vAlign w:val="center"/>
          </w:tcPr>
          <w:p w14:paraId="1319BB23" w14:textId="0E2483A9" w:rsidR="00266AB8" w:rsidRDefault="00266AB8" w:rsidP="00266AB8">
            <w:pPr>
              <w:pStyle w:val="1"/>
              <w:numPr>
                <w:ilvl w:val="0"/>
                <w:numId w:val="0"/>
              </w:numPr>
              <w:snapToGrid/>
              <w:rPr>
                <w:sz w:val="28"/>
                <w:szCs w:val="28"/>
              </w:rPr>
            </w:pPr>
            <w:r>
              <w:rPr>
                <w:rFonts w:hint="eastAsia"/>
                <w:sz w:val="28"/>
                <w:szCs w:val="28"/>
              </w:rPr>
              <w:t>5</w:t>
            </w:r>
          </w:p>
        </w:tc>
        <w:tc>
          <w:tcPr>
            <w:tcW w:w="760" w:type="dxa"/>
            <w:shd w:val="clear" w:color="auto" w:fill="EDEDED" w:themeFill="accent3" w:themeFillTint="33"/>
            <w:vAlign w:val="center"/>
          </w:tcPr>
          <w:p w14:paraId="5D2CE65C" w14:textId="29DBA54A" w:rsidR="00266AB8" w:rsidRDefault="00266AB8" w:rsidP="00266AB8">
            <w:pPr>
              <w:pStyle w:val="1"/>
              <w:numPr>
                <w:ilvl w:val="0"/>
                <w:numId w:val="0"/>
              </w:numPr>
              <w:snapToGrid/>
              <w:rPr>
                <w:sz w:val="28"/>
                <w:szCs w:val="28"/>
              </w:rPr>
            </w:pPr>
            <w:r>
              <w:rPr>
                <w:rFonts w:hint="eastAsia"/>
                <w:sz w:val="28"/>
                <w:szCs w:val="28"/>
              </w:rPr>
              <w:t>6</w:t>
            </w:r>
          </w:p>
        </w:tc>
        <w:tc>
          <w:tcPr>
            <w:tcW w:w="759" w:type="dxa"/>
            <w:shd w:val="clear" w:color="auto" w:fill="EDEDED" w:themeFill="accent3" w:themeFillTint="33"/>
            <w:vAlign w:val="center"/>
          </w:tcPr>
          <w:p w14:paraId="1E8E3D8D" w14:textId="6A60D8E1" w:rsidR="00266AB8" w:rsidRDefault="00266AB8" w:rsidP="00266AB8">
            <w:pPr>
              <w:pStyle w:val="1"/>
              <w:numPr>
                <w:ilvl w:val="0"/>
                <w:numId w:val="0"/>
              </w:numPr>
              <w:snapToGrid/>
              <w:rPr>
                <w:sz w:val="28"/>
                <w:szCs w:val="28"/>
              </w:rPr>
            </w:pPr>
            <w:r>
              <w:rPr>
                <w:rFonts w:hint="eastAsia"/>
                <w:sz w:val="28"/>
                <w:szCs w:val="28"/>
              </w:rPr>
              <w:t>7</w:t>
            </w:r>
          </w:p>
        </w:tc>
        <w:tc>
          <w:tcPr>
            <w:tcW w:w="760" w:type="dxa"/>
            <w:shd w:val="clear" w:color="auto" w:fill="EDEDED" w:themeFill="accent3" w:themeFillTint="33"/>
            <w:vAlign w:val="center"/>
          </w:tcPr>
          <w:p w14:paraId="51DC13CD" w14:textId="206D1724" w:rsidR="00266AB8" w:rsidRDefault="00266AB8" w:rsidP="00266AB8">
            <w:pPr>
              <w:pStyle w:val="1"/>
              <w:numPr>
                <w:ilvl w:val="0"/>
                <w:numId w:val="0"/>
              </w:numPr>
              <w:snapToGrid/>
              <w:rPr>
                <w:sz w:val="28"/>
                <w:szCs w:val="28"/>
              </w:rPr>
            </w:pPr>
            <w:r>
              <w:rPr>
                <w:rFonts w:hint="eastAsia"/>
                <w:sz w:val="28"/>
                <w:szCs w:val="28"/>
              </w:rPr>
              <w:t>8</w:t>
            </w:r>
          </w:p>
        </w:tc>
        <w:tc>
          <w:tcPr>
            <w:tcW w:w="760" w:type="dxa"/>
            <w:shd w:val="clear" w:color="auto" w:fill="EDEDED" w:themeFill="accent3" w:themeFillTint="33"/>
            <w:vAlign w:val="center"/>
          </w:tcPr>
          <w:p w14:paraId="02F0878D" w14:textId="141D8D08" w:rsidR="00266AB8" w:rsidRDefault="00266AB8" w:rsidP="00266AB8">
            <w:pPr>
              <w:pStyle w:val="1"/>
              <w:numPr>
                <w:ilvl w:val="0"/>
                <w:numId w:val="0"/>
              </w:numPr>
              <w:snapToGrid/>
              <w:rPr>
                <w:sz w:val="28"/>
                <w:szCs w:val="28"/>
              </w:rPr>
            </w:pPr>
            <w:r>
              <w:rPr>
                <w:rFonts w:hint="eastAsia"/>
                <w:sz w:val="28"/>
                <w:szCs w:val="28"/>
              </w:rPr>
              <w:t>9</w:t>
            </w:r>
          </w:p>
        </w:tc>
        <w:tc>
          <w:tcPr>
            <w:tcW w:w="759" w:type="dxa"/>
            <w:shd w:val="clear" w:color="auto" w:fill="EDEDED" w:themeFill="accent3" w:themeFillTint="33"/>
            <w:vAlign w:val="center"/>
          </w:tcPr>
          <w:p w14:paraId="608CEB29" w14:textId="51BAC031" w:rsidR="00266AB8" w:rsidRDefault="00266AB8" w:rsidP="00266AB8">
            <w:pPr>
              <w:pStyle w:val="1"/>
              <w:numPr>
                <w:ilvl w:val="0"/>
                <w:numId w:val="0"/>
              </w:numPr>
              <w:snapToGrid/>
              <w:rPr>
                <w:sz w:val="28"/>
                <w:szCs w:val="28"/>
              </w:rPr>
            </w:pPr>
            <w:r>
              <w:rPr>
                <w:rFonts w:hint="eastAsia"/>
                <w:sz w:val="28"/>
                <w:szCs w:val="28"/>
              </w:rPr>
              <w:t>1</w:t>
            </w:r>
            <w:r>
              <w:rPr>
                <w:sz w:val="28"/>
                <w:szCs w:val="28"/>
              </w:rPr>
              <w:t>0</w:t>
            </w:r>
          </w:p>
        </w:tc>
        <w:tc>
          <w:tcPr>
            <w:tcW w:w="760" w:type="dxa"/>
            <w:shd w:val="clear" w:color="auto" w:fill="EDEDED" w:themeFill="accent3" w:themeFillTint="33"/>
            <w:vAlign w:val="center"/>
          </w:tcPr>
          <w:p w14:paraId="192673EB" w14:textId="3C3BD116" w:rsidR="00266AB8" w:rsidRDefault="00266AB8" w:rsidP="00266AB8">
            <w:pPr>
              <w:pStyle w:val="1"/>
              <w:numPr>
                <w:ilvl w:val="0"/>
                <w:numId w:val="0"/>
              </w:numPr>
              <w:snapToGrid/>
              <w:rPr>
                <w:sz w:val="28"/>
                <w:szCs w:val="28"/>
              </w:rPr>
            </w:pPr>
            <w:r>
              <w:rPr>
                <w:rFonts w:hint="eastAsia"/>
                <w:sz w:val="28"/>
                <w:szCs w:val="28"/>
              </w:rPr>
              <w:t>1</w:t>
            </w:r>
            <w:r>
              <w:rPr>
                <w:sz w:val="28"/>
                <w:szCs w:val="28"/>
              </w:rPr>
              <w:t>1</w:t>
            </w:r>
          </w:p>
        </w:tc>
        <w:tc>
          <w:tcPr>
            <w:tcW w:w="760" w:type="dxa"/>
            <w:shd w:val="clear" w:color="auto" w:fill="EDEDED" w:themeFill="accent3" w:themeFillTint="33"/>
            <w:vAlign w:val="center"/>
          </w:tcPr>
          <w:p w14:paraId="7339B7B0" w14:textId="38EBE5A1" w:rsidR="00266AB8" w:rsidRDefault="00266AB8" w:rsidP="00266AB8">
            <w:pPr>
              <w:pStyle w:val="1"/>
              <w:numPr>
                <w:ilvl w:val="0"/>
                <w:numId w:val="0"/>
              </w:numPr>
              <w:snapToGrid/>
              <w:rPr>
                <w:sz w:val="28"/>
                <w:szCs w:val="28"/>
              </w:rPr>
            </w:pPr>
            <w:r>
              <w:rPr>
                <w:rFonts w:hint="eastAsia"/>
                <w:sz w:val="28"/>
                <w:szCs w:val="28"/>
              </w:rPr>
              <w:t>1</w:t>
            </w:r>
            <w:r>
              <w:rPr>
                <w:sz w:val="28"/>
                <w:szCs w:val="28"/>
              </w:rPr>
              <w:t>2</w:t>
            </w:r>
          </w:p>
        </w:tc>
      </w:tr>
      <w:tr w:rsidR="00266AB8" w14:paraId="46F9E047" w14:textId="77777777" w:rsidTr="003C7F31">
        <w:trPr>
          <w:trHeight w:val="454"/>
        </w:trPr>
        <w:tc>
          <w:tcPr>
            <w:tcW w:w="1838" w:type="dxa"/>
            <w:vMerge w:val="restart"/>
            <w:shd w:val="clear" w:color="auto" w:fill="E2EFD9" w:themeFill="accent6" w:themeFillTint="33"/>
            <w:vAlign w:val="center"/>
          </w:tcPr>
          <w:p w14:paraId="6DC9A8B9" w14:textId="376E08C6" w:rsidR="00266AB8" w:rsidRPr="004E741D" w:rsidRDefault="00266AB8" w:rsidP="00266AB8">
            <w:pPr>
              <w:pStyle w:val="1"/>
              <w:numPr>
                <w:ilvl w:val="0"/>
                <w:numId w:val="0"/>
              </w:numPr>
              <w:snapToGrid/>
              <w:rPr>
                <w:sz w:val="28"/>
                <w:szCs w:val="28"/>
              </w:rPr>
            </w:pPr>
            <w:r w:rsidRPr="004E741D">
              <w:rPr>
                <w:sz w:val="28"/>
                <w:szCs w:val="28"/>
              </w:rPr>
              <w:t>主題制定</w:t>
            </w:r>
          </w:p>
        </w:tc>
        <w:tc>
          <w:tcPr>
            <w:tcW w:w="759" w:type="dxa"/>
            <w:shd w:val="clear" w:color="auto" w:fill="auto"/>
            <w:vAlign w:val="center"/>
          </w:tcPr>
          <w:p w14:paraId="6C5AACA7" w14:textId="77777777" w:rsidR="00266AB8" w:rsidRDefault="00266AB8" w:rsidP="00266AB8">
            <w:pPr>
              <w:pStyle w:val="1"/>
              <w:numPr>
                <w:ilvl w:val="0"/>
                <w:numId w:val="0"/>
              </w:numPr>
              <w:snapToGrid/>
              <w:rPr>
                <w:sz w:val="28"/>
                <w:szCs w:val="28"/>
              </w:rPr>
            </w:pPr>
          </w:p>
        </w:tc>
        <w:tc>
          <w:tcPr>
            <w:tcW w:w="760" w:type="dxa"/>
            <w:shd w:val="clear" w:color="auto" w:fill="auto"/>
            <w:vAlign w:val="center"/>
          </w:tcPr>
          <w:p w14:paraId="6D9E6EC9" w14:textId="77777777" w:rsidR="00266AB8" w:rsidRDefault="00266AB8" w:rsidP="00266AB8">
            <w:pPr>
              <w:pStyle w:val="1"/>
              <w:numPr>
                <w:ilvl w:val="0"/>
                <w:numId w:val="0"/>
              </w:numPr>
              <w:snapToGrid/>
              <w:rPr>
                <w:sz w:val="28"/>
                <w:szCs w:val="28"/>
              </w:rPr>
            </w:pPr>
          </w:p>
        </w:tc>
        <w:tc>
          <w:tcPr>
            <w:tcW w:w="759" w:type="dxa"/>
            <w:shd w:val="clear" w:color="auto" w:fill="D0CECE" w:themeFill="background2" w:themeFillShade="E6"/>
            <w:vAlign w:val="center"/>
          </w:tcPr>
          <w:p w14:paraId="720D196A" w14:textId="77777777" w:rsidR="00266AB8" w:rsidRDefault="00266AB8" w:rsidP="00266AB8">
            <w:pPr>
              <w:pStyle w:val="1"/>
              <w:numPr>
                <w:ilvl w:val="0"/>
                <w:numId w:val="0"/>
              </w:numPr>
              <w:snapToGrid/>
              <w:rPr>
                <w:sz w:val="28"/>
                <w:szCs w:val="28"/>
              </w:rPr>
            </w:pPr>
          </w:p>
        </w:tc>
        <w:tc>
          <w:tcPr>
            <w:tcW w:w="760" w:type="dxa"/>
            <w:vAlign w:val="center"/>
          </w:tcPr>
          <w:p w14:paraId="7B94F635" w14:textId="77777777" w:rsidR="00266AB8" w:rsidRDefault="00266AB8" w:rsidP="00266AB8">
            <w:pPr>
              <w:pStyle w:val="1"/>
              <w:numPr>
                <w:ilvl w:val="0"/>
                <w:numId w:val="0"/>
              </w:numPr>
              <w:snapToGrid/>
              <w:rPr>
                <w:sz w:val="28"/>
                <w:szCs w:val="28"/>
              </w:rPr>
            </w:pPr>
          </w:p>
        </w:tc>
        <w:tc>
          <w:tcPr>
            <w:tcW w:w="760" w:type="dxa"/>
            <w:vAlign w:val="center"/>
          </w:tcPr>
          <w:p w14:paraId="1CB65574" w14:textId="77777777" w:rsidR="00266AB8" w:rsidRDefault="00266AB8" w:rsidP="00266AB8">
            <w:pPr>
              <w:pStyle w:val="1"/>
              <w:numPr>
                <w:ilvl w:val="0"/>
                <w:numId w:val="0"/>
              </w:numPr>
              <w:snapToGrid/>
              <w:rPr>
                <w:sz w:val="28"/>
                <w:szCs w:val="28"/>
              </w:rPr>
            </w:pPr>
          </w:p>
        </w:tc>
        <w:tc>
          <w:tcPr>
            <w:tcW w:w="759" w:type="dxa"/>
            <w:vAlign w:val="center"/>
          </w:tcPr>
          <w:p w14:paraId="19F902E8" w14:textId="77777777" w:rsidR="00266AB8" w:rsidRDefault="00266AB8" w:rsidP="00266AB8">
            <w:pPr>
              <w:pStyle w:val="1"/>
              <w:numPr>
                <w:ilvl w:val="0"/>
                <w:numId w:val="0"/>
              </w:numPr>
              <w:snapToGrid/>
              <w:rPr>
                <w:sz w:val="28"/>
                <w:szCs w:val="28"/>
              </w:rPr>
            </w:pPr>
          </w:p>
        </w:tc>
        <w:tc>
          <w:tcPr>
            <w:tcW w:w="760" w:type="dxa"/>
            <w:vAlign w:val="center"/>
          </w:tcPr>
          <w:p w14:paraId="00F147DD" w14:textId="77777777" w:rsidR="00266AB8" w:rsidRDefault="00266AB8" w:rsidP="00266AB8">
            <w:pPr>
              <w:pStyle w:val="1"/>
              <w:numPr>
                <w:ilvl w:val="0"/>
                <w:numId w:val="0"/>
              </w:numPr>
              <w:snapToGrid/>
              <w:rPr>
                <w:sz w:val="28"/>
                <w:szCs w:val="28"/>
              </w:rPr>
            </w:pPr>
          </w:p>
        </w:tc>
        <w:tc>
          <w:tcPr>
            <w:tcW w:w="760" w:type="dxa"/>
            <w:vAlign w:val="center"/>
          </w:tcPr>
          <w:p w14:paraId="435EAAFF" w14:textId="77777777" w:rsidR="00266AB8" w:rsidRDefault="00266AB8" w:rsidP="00266AB8">
            <w:pPr>
              <w:pStyle w:val="1"/>
              <w:numPr>
                <w:ilvl w:val="0"/>
                <w:numId w:val="0"/>
              </w:numPr>
              <w:snapToGrid/>
              <w:rPr>
                <w:sz w:val="28"/>
                <w:szCs w:val="28"/>
              </w:rPr>
            </w:pPr>
          </w:p>
        </w:tc>
        <w:tc>
          <w:tcPr>
            <w:tcW w:w="759" w:type="dxa"/>
            <w:vAlign w:val="center"/>
          </w:tcPr>
          <w:p w14:paraId="21D2DDF1" w14:textId="77777777" w:rsidR="00266AB8" w:rsidRDefault="00266AB8" w:rsidP="00266AB8">
            <w:pPr>
              <w:pStyle w:val="1"/>
              <w:numPr>
                <w:ilvl w:val="0"/>
                <w:numId w:val="0"/>
              </w:numPr>
              <w:snapToGrid/>
              <w:rPr>
                <w:sz w:val="28"/>
                <w:szCs w:val="28"/>
              </w:rPr>
            </w:pPr>
          </w:p>
        </w:tc>
        <w:tc>
          <w:tcPr>
            <w:tcW w:w="760" w:type="dxa"/>
            <w:vAlign w:val="center"/>
          </w:tcPr>
          <w:p w14:paraId="31993BAC" w14:textId="77777777" w:rsidR="00266AB8" w:rsidRDefault="00266AB8" w:rsidP="00266AB8">
            <w:pPr>
              <w:pStyle w:val="1"/>
              <w:numPr>
                <w:ilvl w:val="0"/>
                <w:numId w:val="0"/>
              </w:numPr>
              <w:snapToGrid/>
              <w:rPr>
                <w:sz w:val="28"/>
                <w:szCs w:val="28"/>
              </w:rPr>
            </w:pPr>
          </w:p>
        </w:tc>
        <w:tc>
          <w:tcPr>
            <w:tcW w:w="760" w:type="dxa"/>
            <w:vAlign w:val="center"/>
          </w:tcPr>
          <w:p w14:paraId="5E92F625" w14:textId="77777777" w:rsidR="00266AB8" w:rsidRDefault="00266AB8" w:rsidP="00266AB8">
            <w:pPr>
              <w:pStyle w:val="1"/>
              <w:numPr>
                <w:ilvl w:val="0"/>
                <w:numId w:val="0"/>
              </w:numPr>
              <w:snapToGrid/>
              <w:rPr>
                <w:sz w:val="28"/>
                <w:szCs w:val="28"/>
              </w:rPr>
            </w:pPr>
          </w:p>
        </w:tc>
      </w:tr>
      <w:tr w:rsidR="00266AB8" w14:paraId="34FE25C0" w14:textId="77777777" w:rsidTr="003C7F31">
        <w:trPr>
          <w:trHeight w:val="454"/>
        </w:trPr>
        <w:tc>
          <w:tcPr>
            <w:tcW w:w="1838" w:type="dxa"/>
            <w:vMerge/>
            <w:shd w:val="clear" w:color="auto" w:fill="E2EFD9" w:themeFill="accent6" w:themeFillTint="33"/>
            <w:vAlign w:val="center"/>
          </w:tcPr>
          <w:p w14:paraId="7B1DE0C7" w14:textId="77777777" w:rsidR="00266AB8" w:rsidRPr="004E741D" w:rsidRDefault="00266AB8" w:rsidP="00266AB8">
            <w:pPr>
              <w:pStyle w:val="1"/>
              <w:numPr>
                <w:ilvl w:val="0"/>
                <w:numId w:val="0"/>
              </w:numPr>
              <w:snapToGrid/>
              <w:rPr>
                <w:sz w:val="28"/>
                <w:szCs w:val="28"/>
              </w:rPr>
            </w:pPr>
          </w:p>
        </w:tc>
        <w:tc>
          <w:tcPr>
            <w:tcW w:w="759" w:type="dxa"/>
            <w:shd w:val="clear" w:color="auto" w:fill="auto"/>
            <w:vAlign w:val="center"/>
          </w:tcPr>
          <w:p w14:paraId="44451C17" w14:textId="77777777" w:rsidR="00266AB8" w:rsidRDefault="00266AB8" w:rsidP="00266AB8">
            <w:pPr>
              <w:pStyle w:val="1"/>
              <w:numPr>
                <w:ilvl w:val="0"/>
                <w:numId w:val="0"/>
              </w:numPr>
              <w:snapToGrid/>
              <w:rPr>
                <w:sz w:val="28"/>
                <w:szCs w:val="28"/>
              </w:rPr>
            </w:pPr>
          </w:p>
        </w:tc>
        <w:tc>
          <w:tcPr>
            <w:tcW w:w="760" w:type="dxa"/>
            <w:shd w:val="clear" w:color="auto" w:fill="auto"/>
            <w:vAlign w:val="center"/>
          </w:tcPr>
          <w:p w14:paraId="2A538A7B"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61F44847" w14:textId="77777777" w:rsidR="00266AB8" w:rsidRDefault="00266AB8" w:rsidP="00266AB8">
            <w:pPr>
              <w:pStyle w:val="1"/>
              <w:numPr>
                <w:ilvl w:val="0"/>
                <w:numId w:val="0"/>
              </w:numPr>
              <w:snapToGrid/>
              <w:rPr>
                <w:sz w:val="28"/>
                <w:szCs w:val="28"/>
              </w:rPr>
            </w:pPr>
          </w:p>
        </w:tc>
        <w:tc>
          <w:tcPr>
            <w:tcW w:w="760" w:type="dxa"/>
            <w:vAlign w:val="center"/>
          </w:tcPr>
          <w:p w14:paraId="7385C373" w14:textId="77777777" w:rsidR="00266AB8" w:rsidRDefault="00266AB8" w:rsidP="00266AB8">
            <w:pPr>
              <w:pStyle w:val="1"/>
              <w:numPr>
                <w:ilvl w:val="0"/>
                <w:numId w:val="0"/>
              </w:numPr>
              <w:snapToGrid/>
              <w:rPr>
                <w:sz w:val="28"/>
                <w:szCs w:val="28"/>
              </w:rPr>
            </w:pPr>
          </w:p>
        </w:tc>
        <w:tc>
          <w:tcPr>
            <w:tcW w:w="760" w:type="dxa"/>
            <w:vAlign w:val="center"/>
          </w:tcPr>
          <w:p w14:paraId="6DA8160D" w14:textId="77777777" w:rsidR="00266AB8" w:rsidRDefault="00266AB8" w:rsidP="00266AB8">
            <w:pPr>
              <w:pStyle w:val="1"/>
              <w:numPr>
                <w:ilvl w:val="0"/>
                <w:numId w:val="0"/>
              </w:numPr>
              <w:snapToGrid/>
              <w:rPr>
                <w:sz w:val="28"/>
                <w:szCs w:val="28"/>
              </w:rPr>
            </w:pPr>
          </w:p>
        </w:tc>
        <w:tc>
          <w:tcPr>
            <w:tcW w:w="759" w:type="dxa"/>
            <w:vAlign w:val="center"/>
          </w:tcPr>
          <w:p w14:paraId="6462D38D" w14:textId="77777777" w:rsidR="00266AB8" w:rsidRDefault="00266AB8" w:rsidP="00266AB8">
            <w:pPr>
              <w:pStyle w:val="1"/>
              <w:numPr>
                <w:ilvl w:val="0"/>
                <w:numId w:val="0"/>
              </w:numPr>
              <w:snapToGrid/>
              <w:rPr>
                <w:sz w:val="28"/>
                <w:szCs w:val="28"/>
              </w:rPr>
            </w:pPr>
          </w:p>
        </w:tc>
        <w:tc>
          <w:tcPr>
            <w:tcW w:w="760" w:type="dxa"/>
            <w:vAlign w:val="center"/>
          </w:tcPr>
          <w:p w14:paraId="3E5AB88A" w14:textId="77777777" w:rsidR="00266AB8" w:rsidRDefault="00266AB8" w:rsidP="00266AB8">
            <w:pPr>
              <w:pStyle w:val="1"/>
              <w:numPr>
                <w:ilvl w:val="0"/>
                <w:numId w:val="0"/>
              </w:numPr>
              <w:snapToGrid/>
              <w:rPr>
                <w:sz w:val="28"/>
                <w:szCs w:val="28"/>
              </w:rPr>
            </w:pPr>
          </w:p>
        </w:tc>
        <w:tc>
          <w:tcPr>
            <w:tcW w:w="760" w:type="dxa"/>
            <w:vAlign w:val="center"/>
          </w:tcPr>
          <w:p w14:paraId="39666AB0" w14:textId="77777777" w:rsidR="00266AB8" w:rsidRDefault="00266AB8" w:rsidP="00266AB8">
            <w:pPr>
              <w:pStyle w:val="1"/>
              <w:numPr>
                <w:ilvl w:val="0"/>
                <w:numId w:val="0"/>
              </w:numPr>
              <w:snapToGrid/>
              <w:rPr>
                <w:sz w:val="28"/>
                <w:szCs w:val="28"/>
              </w:rPr>
            </w:pPr>
          </w:p>
        </w:tc>
        <w:tc>
          <w:tcPr>
            <w:tcW w:w="759" w:type="dxa"/>
            <w:vAlign w:val="center"/>
          </w:tcPr>
          <w:p w14:paraId="2917B2A3" w14:textId="77777777" w:rsidR="00266AB8" w:rsidRDefault="00266AB8" w:rsidP="00266AB8">
            <w:pPr>
              <w:pStyle w:val="1"/>
              <w:numPr>
                <w:ilvl w:val="0"/>
                <w:numId w:val="0"/>
              </w:numPr>
              <w:snapToGrid/>
              <w:rPr>
                <w:sz w:val="28"/>
                <w:szCs w:val="28"/>
              </w:rPr>
            </w:pPr>
          </w:p>
        </w:tc>
        <w:tc>
          <w:tcPr>
            <w:tcW w:w="760" w:type="dxa"/>
            <w:vAlign w:val="center"/>
          </w:tcPr>
          <w:p w14:paraId="0D2CE2BF" w14:textId="77777777" w:rsidR="00266AB8" w:rsidRDefault="00266AB8" w:rsidP="00266AB8">
            <w:pPr>
              <w:pStyle w:val="1"/>
              <w:numPr>
                <w:ilvl w:val="0"/>
                <w:numId w:val="0"/>
              </w:numPr>
              <w:snapToGrid/>
              <w:rPr>
                <w:sz w:val="28"/>
                <w:szCs w:val="28"/>
              </w:rPr>
            </w:pPr>
          </w:p>
        </w:tc>
        <w:tc>
          <w:tcPr>
            <w:tcW w:w="760" w:type="dxa"/>
            <w:vAlign w:val="center"/>
          </w:tcPr>
          <w:p w14:paraId="0E037076" w14:textId="77777777" w:rsidR="00266AB8" w:rsidRDefault="00266AB8" w:rsidP="00266AB8">
            <w:pPr>
              <w:pStyle w:val="1"/>
              <w:numPr>
                <w:ilvl w:val="0"/>
                <w:numId w:val="0"/>
              </w:numPr>
              <w:snapToGrid/>
              <w:rPr>
                <w:sz w:val="28"/>
                <w:szCs w:val="28"/>
              </w:rPr>
            </w:pPr>
          </w:p>
        </w:tc>
      </w:tr>
      <w:tr w:rsidR="00266AB8" w14:paraId="41538ADE" w14:textId="77777777" w:rsidTr="003C7F31">
        <w:trPr>
          <w:trHeight w:val="454"/>
        </w:trPr>
        <w:tc>
          <w:tcPr>
            <w:tcW w:w="1838" w:type="dxa"/>
            <w:vMerge w:val="restart"/>
            <w:shd w:val="clear" w:color="auto" w:fill="E2EFD9" w:themeFill="accent6" w:themeFillTint="33"/>
            <w:vAlign w:val="center"/>
          </w:tcPr>
          <w:p w14:paraId="14FB0A26" w14:textId="101BC20D" w:rsidR="00266AB8" w:rsidRPr="004E741D" w:rsidRDefault="00266AB8" w:rsidP="00266AB8">
            <w:pPr>
              <w:pStyle w:val="1"/>
              <w:numPr>
                <w:ilvl w:val="0"/>
                <w:numId w:val="0"/>
              </w:numPr>
              <w:snapToGrid/>
              <w:rPr>
                <w:sz w:val="28"/>
                <w:szCs w:val="28"/>
              </w:rPr>
            </w:pPr>
            <w:r w:rsidRPr="004E741D">
              <w:rPr>
                <w:sz w:val="28"/>
                <w:szCs w:val="28"/>
              </w:rPr>
              <w:t>資料蒐集</w:t>
            </w:r>
          </w:p>
        </w:tc>
        <w:tc>
          <w:tcPr>
            <w:tcW w:w="759" w:type="dxa"/>
            <w:vAlign w:val="center"/>
          </w:tcPr>
          <w:p w14:paraId="7DC10DA5" w14:textId="77777777" w:rsidR="00266AB8" w:rsidRDefault="00266AB8" w:rsidP="00266AB8">
            <w:pPr>
              <w:pStyle w:val="1"/>
              <w:numPr>
                <w:ilvl w:val="0"/>
                <w:numId w:val="0"/>
              </w:numPr>
              <w:snapToGrid/>
              <w:rPr>
                <w:sz w:val="28"/>
                <w:szCs w:val="28"/>
              </w:rPr>
            </w:pPr>
          </w:p>
        </w:tc>
        <w:tc>
          <w:tcPr>
            <w:tcW w:w="760" w:type="dxa"/>
            <w:shd w:val="clear" w:color="auto" w:fill="auto"/>
            <w:vAlign w:val="center"/>
          </w:tcPr>
          <w:p w14:paraId="72357BD5" w14:textId="77777777" w:rsidR="00266AB8" w:rsidRDefault="00266AB8" w:rsidP="00266AB8">
            <w:pPr>
              <w:pStyle w:val="1"/>
              <w:numPr>
                <w:ilvl w:val="0"/>
                <w:numId w:val="0"/>
              </w:numPr>
              <w:snapToGrid/>
              <w:rPr>
                <w:sz w:val="28"/>
                <w:szCs w:val="28"/>
              </w:rPr>
            </w:pPr>
          </w:p>
        </w:tc>
        <w:tc>
          <w:tcPr>
            <w:tcW w:w="759" w:type="dxa"/>
            <w:shd w:val="clear" w:color="auto" w:fill="D0CECE" w:themeFill="background2" w:themeFillShade="E6"/>
            <w:vAlign w:val="center"/>
          </w:tcPr>
          <w:p w14:paraId="08DC9531" w14:textId="77777777" w:rsidR="00266AB8" w:rsidRDefault="00266AB8" w:rsidP="00266AB8">
            <w:pPr>
              <w:pStyle w:val="1"/>
              <w:numPr>
                <w:ilvl w:val="0"/>
                <w:numId w:val="0"/>
              </w:numPr>
              <w:snapToGrid/>
              <w:rPr>
                <w:sz w:val="28"/>
                <w:szCs w:val="28"/>
              </w:rPr>
            </w:pPr>
          </w:p>
        </w:tc>
        <w:tc>
          <w:tcPr>
            <w:tcW w:w="760" w:type="dxa"/>
            <w:shd w:val="clear" w:color="auto" w:fill="D0CECE" w:themeFill="background2" w:themeFillShade="E6"/>
            <w:vAlign w:val="center"/>
          </w:tcPr>
          <w:p w14:paraId="11542131" w14:textId="77777777" w:rsidR="00266AB8" w:rsidRDefault="00266AB8" w:rsidP="00266AB8">
            <w:pPr>
              <w:pStyle w:val="1"/>
              <w:numPr>
                <w:ilvl w:val="0"/>
                <w:numId w:val="0"/>
              </w:numPr>
              <w:snapToGrid/>
              <w:rPr>
                <w:sz w:val="28"/>
                <w:szCs w:val="28"/>
              </w:rPr>
            </w:pPr>
          </w:p>
        </w:tc>
        <w:tc>
          <w:tcPr>
            <w:tcW w:w="760" w:type="dxa"/>
            <w:shd w:val="clear" w:color="auto" w:fill="D0CECE" w:themeFill="background2" w:themeFillShade="E6"/>
            <w:vAlign w:val="center"/>
          </w:tcPr>
          <w:p w14:paraId="638A049A" w14:textId="77777777" w:rsidR="00266AB8" w:rsidRDefault="00266AB8" w:rsidP="00266AB8">
            <w:pPr>
              <w:pStyle w:val="1"/>
              <w:numPr>
                <w:ilvl w:val="0"/>
                <w:numId w:val="0"/>
              </w:numPr>
              <w:snapToGrid/>
              <w:rPr>
                <w:sz w:val="28"/>
                <w:szCs w:val="28"/>
              </w:rPr>
            </w:pPr>
          </w:p>
        </w:tc>
        <w:tc>
          <w:tcPr>
            <w:tcW w:w="759" w:type="dxa"/>
            <w:vAlign w:val="center"/>
          </w:tcPr>
          <w:p w14:paraId="40DF83CD" w14:textId="77777777" w:rsidR="00266AB8" w:rsidRDefault="00266AB8" w:rsidP="00266AB8">
            <w:pPr>
              <w:pStyle w:val="1"/>
              <w:numPr>
                <w:ilvl w:val="0"/>
                <w:numId w:val="0"/>
              </w:numPr>
              <w:snapToGrid/>
              <w:rPr>
                <w:sz w:val="28"/>
                <w:szCs w:val="28"/>
              </w:rPr>
            </w:pPr>
          </w:p>
        </w:tc>
        <w:tc>
          <w:tcPr>
            <w:tcW w:w="760" w:type="dxa"/>
            <w:vAlign w:val="center"/>
          </w:tcPr>
          <w:p w14:paraId="59D032FA" w14:textId="77777777" w:rsidR="00266AB8" w:rsidRDefault="00266AB8" w:rsidP="00266AB8">
            <w:pPr>
              <w:pStyle w:val="1"/>
              <w:numPr>
                <w:ilvl w:val="0"/>
                <w:numId w:val="0"/>
              </w:numPr>
              <w:snapToGrid/>
              <w:rPr>
                <w:sz w:val="28"/>
                <w:szCs w:val="28"/>
              </w:rPr>
            </w:pPr>
          </w:p>
        </w:tc>
        <w:tc>
          <w:tcPr>
            <w:tcW w:w="760" w:type="dxa"/>
            <w:vAlign w:val="center"/>
          </w:tcPr>
          <w:p w14:paraId="2340830E" w14:textId="77777777" w:rsidR="00266AB8" w:rsidRDefault="00266AB8" w:rsidP="00266AB8">
            <w:pPr>
              <w:pStyle w:val="1"/>
              <w:numPr>
                <w:ilvl w:val="0"/>
                <w:numId w:val="0"/>
              </w:numPr>
              <w:snapToGrid/>
              <w:rPr>
                <w:sz w:val="28"/>
                <w:szCs w:val="28"/>
              </w:rPr>
            </w:pPr>
          </w:p>
        </w:tc>
        <w:tc>
          <w:tcPr>
            <w:tcW w:w="759" w:type="dxa"/>
            <w:vAlign w:val="center"/>
          </w:tcPr>
          <w:p w14:paraId="7CF06894" w14:textId="77777777" w:rsidR="00266AB8" w:rsidRDefault="00266AB8" w:rsidP="00266AB8">
            <w:pPr>
              <w:pStyle w:val="1"/>
              <w:numPr>
                <w:ilvl w:val="0"/>
                <w:numId w:val="0"/>
              </w:numPr>
              <w:snapToGrid/>
              <w:rPr>
                <w:sz w:val="28"/>
                <w:szCs w:val="28"/>
              </w:rPr>
            </w:pPr>
          </w:p>
        </w:tc>
        <w:tc>
          <w:tcPr>
            <w:tcW w:w="760" w:type="dxa"/>
            <w:vAlign w:val="center"/>
          </w:tcPr>
          <w:p w14:paraId="2DE8F452" w14:textId="77777777" w:rsidR="00266AB8" w:rsidRDefault="00266AB8" w:rsidP="00266AB8">
            <w:pPr>
              <w:pStyle w:val="1"/>
              <w:numPr>
                <w:ilvl w:val="0"/>
                <w:numId w:val="0"/>
              </w:numPr>
              <w:snapToGrid/>
              <w:rPr>
                <w:sz w:val="28"/>
                <w:szCs w:val="28"/>
              </w:rPr>
            </w:pPr>
          </w:p>
        </w:tc>
        <w:tc>
          <w:tcPr>
            <w:tcW w:w="760" w:type="dxa"/>
            <w:vAlign w:val="center"/>
          </w:tcPr>
          <w:p w14:paraId="5CF1BFAF" w14:textId="77777777" w:rsidR="00266AB8" w:rsidRDefault="00266AB8" w:rsidP="00266AB8">
            <w:pPr>
              <w:pStyle w:val="1"/>
              <w:numPr>
                <w:ilvl w:val="0"/>
                <w:numId w:val="0"/>
              </w:numPr>
              <w:snapToGrid/>
              <w:rPr>
                <w:sz w:val="28"/>
                <w:szCs w:val="28"/>
              </w:rPr>
            </w:pPr>
          </w:p>
        </w:tc>
      </w:tr>
      <w:tr w:rsidR="00266AB8" w14:paraId="1212819E" w14:textId="77777777" w:rsidTr="003C7F31">
        <w:trPr>
          <w:trHeight w:val="454"/>
        </w:trPr>
        <w:tc>
          <w:tcPr>
            <w:tcW w:w="1838" w:type="dxa"/>
            <w:vMerge/>
            <w:shd w:val="clear" w:color="auto" w:fill="E2EFD9" w:themeFill="accent6" w:themeFillTint="33"/>
            <w:vAlign w:val="center"/>
          </w:tcPr>
          <w:p w14:paraId="3D034EE0" w14:textId="77777777" w:rsidR="00266AB8" w:rsidRPr="004E741D" w:rsidRDefault="00266AB8" w:rsidP="00266AB8">
            <w:pPr>
              <w:pStyle w:val="1"/>
              <w:numPr>
                <w:ilvl w:val="0"/>
                <w:numId w:val="0"/>
              </w:numPr>
              <w:snapToGrid/>
              <w:rPr>
                <w:sz w:val="28"/>
                <w:szCs w:val="28"/>
              </w:rPr>
            </w:pPr>
          </w:p>
        </w:tc>
        <w:tc>
          <w:tcPr>
            <w:tcW w:w="759" w:type="dxa"/>
            <w:vAlign w:val="center"/>
          </w:tcPr>
          <w:p w14:paraId="42F5B440" w14:textId="77777777" w:rsidR="00266AB8" w:rsidRDefault="00266AB8" w:rsidP="00266AB8">
            <w:pPr>
              <w:pStyle w:val="1"/>
              <w:numPr>
                <w:ilvl w:val="0"/>
                <w:numId w:val="0"/>
              </w:numPr>
              <w:snapToGrid/>
              <w:rPr>
                <w:sz w:val="28"/>
                <w:szCs w:val="28"/>
              </w:rPr>
            </w:pPr>
          </w:p>
        </w:tc>
        <w:tc>
          <w:tcPr>
            <w:tcW w:w="760" w:type="dxa"/>
            <w:shd w:val="clear" w:color="auto" w:fill="auto"/>
            <w:vAlign w:val="center"/>
          </w:tcPr>
          <w:p w14:paraId="6710E306"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0DE24CFA"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3DAFC699"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1B62A2C4" w14:textId="77777777" w:rsidR="00266AB8" w:rsidRDefault="00266AB8" w:rsidP="00266AB8">
            <w:pPr>
              <w:pStyle w:val="1"/>
              <w:numPr>
                <w:ilvl w:val="0"/>
                <w:numId w:val="0"/>
              </w:numPr>
              <w:snapToGrid/>
              <w:rPr>
                <w:sz w:val="28"/>
                <w:szCs w:val="28"/>
              </w:rPr>
            </w:pPr>
          </w:p>
        </w:tc>
        <w:tc>
          <w:tcPr>
            <w:tcW w:w="759" w:type="dxa"/>
            <w:vAlign w:val="center"/>
          </w:tcPr>
          <w:p w14:paraId="320B021C" w14:textId="77777777" w:rsidR="00266AB8" w:rsidRDefault="00266AB8" w:rsidP="00266AB8">
            <w:pPr>
              <w:pStyle w:val="1"/>
              <w:numPr>
                <w:ilvl w:val="0"/>
                <w:numId w:val="0"/>
              </w:numPr>
              <w:snapToGrid/>
              <w:rPr>
                <w:sz w:val="28"/>
                <w:szCs w:val="28"/>
              </w:rPr>
            </w:pPr>
          </w:p>
        </w:tc>
        <w:tc>
          <w:tcPr>
            <w:tcW w:w="760" w:type="dxa"/>
            <w:vAlign w:val="center"/>
          </w:tcPr>
          <w:p w14:paraId="6B5CBBE5" w14:textId="77777777" w:rsidR="00266AB8" w:rsidRDefault="00266AB8" w:rsidP="00266AB8">
            <w:pPr>
              <w:pStyle w:val="1"/>
              <w:numPr>
                <w:ilvl w:val="0"/>
                <w:numId w:val="0"/>
              </w:numPr>
              <w:snapToGrid/>
              <w:rPr>
                <w:sz w:val="28"/>
                <w:szCs w:val="28"/>
              </w:rPr>
            </w:pPr>
          </w:p>
        </w:tc>
        <w:tc>
          <w:tcPr>
            <w:tcW w:w="760" w:type="dxa"/>
            <w:vAlign w:val="center"/>
          </w:tcPr>
          <w:p w14:paraId="5FA12438" w14:textId="77777777" w:rsidR="00266AB8" w:rsidRDefault="00266AB8" w:rsidP="00266AB8">
            <w:pPr>
              <w:pStyle w:val="1"/>
              <w:numPr>
                <w:ilvl w:val="0"/>
                <w:numId w:val="0"/>
              </w:numPr>
              <w:snapToGrid/>
              <w:rPr>
                <w:sz w:val="28"/>
                <w:szCs w:val="28"/>
              </w:rPr>
            </w:pPr>
          </w:p>
        </w:tc>
        <w:tc>
          <w:tcPr>
            <w:tcW w:w="759" w:type="dxa"/>
            <w:vAlign w:val="center"/>
          </w:tcPr>
          <w:p w14:paraId="43F76511" w14:textId="77777777" w:rsidR="00266AB8" w:rsidRDefault="00266AB8" w:rsidP="00266AB8">
            <w:pPr>
              <w:pStyle w:val="1"/>
              <w:numPr>
                <w:ilvl w:val="0"/>
                <w:numId w:val="0"/>
              </w:numPr>
              <w:snapToGrid/>
              <w:rPr>
                <w:sz w:val="28"/>
                <w:szCs w:val="28"/>
              </w:rPr>
            </w:pPr>
          </w:p>
        </w:tc>
        <w:tc>
          <w:tcPr>
            <w:tcW w:w="760" w:type="dxa"/>
            <w:vAlign w:val="center"/>
          </w:tcPr>
          <w:p w14:paraId="04ED0629" w14:textId="77777777" w:rsidR="00266AB8" w:rsidRDefault="00266AB8" w:rsidP="00266AB8">
            <w:pPr>
              <w:pStyle w:val="1"/>
              <w:numPr>
                <w:ilvl w:val="0"/>
                <w:numId w:val="0"/>
              </w:numPr>
              <w:snapToGrid/>
              <w:rPr>
                <w:sz w:val="28"/>
                <w:szCs w:val="28"/>
              </w:rPr>
            </w:pPr>
          </w:p>
        </w:tc>
        <w:tc>
          <w:tcPr>
            <w:tcW w:w="760" w:type="dxa"/>
            <w:vAlign w:val="center"/>
          </w:tcPr>
          <w:p w14:paraId="1412033A" w14:textId="77777777" w:rsidR="00266AB8" w:rsidRDefault="00266AB8" w:rsidP="00266AB8">
            <w:pPr>
              <w:pStyle w:val="1"/>
              <w:numPr>
                <w:ilvl w:val="0"/>
                <w:numId w:val="0"/>
              </w:numPr>
              <w:snapToGrid/>
              <w:rPr>
                <w:sz w:val="28"/>
                <w:szCs w:val="28"/>
              </w:rPr>
            </w:pPr>
          </w:p>
        </w:tc>
      </w:tr>
      <w:tr w:rsidR="00266AB8" w14:paraId="449127E3" w14:textId="77777777" w:rsidTr="003C7F31">
        <w:trPr>
          <w:trHeight w:val="454"/>
        </w:trPr>
        <w:tc>
          <w:tcPr>
            <w:tcW w:w="1838" w:type="dxa"/>
            <w:vMerge w:val="restart"/>
            <w:shd w:val="clear" w:color="auto" w:fill="E2EFD9" w:themeFill="accent6" w:themeFillTint="33"/>
            <w:vAlign w:val="center"/>
          </w:tcPr>
          <w:p w14:paraId="6B03510E" w14:textId="4DFB6D2B" w:rsidR="00266AB8" w:rsidRPr="004E741D" w:rsidRDefault="00266AB8" w:rsidP="00266AB8">
            <w:pPr>
              <w:pStyle w:val="1"/>
              <w:numPr>
                <w:ilvl w:val="0"/>
                <w:numId w:val="0"/>
              </w:numPr>
              <w:snapToGrid/>
              <w:rPr>
                <w:sz w:val="28"/>
                <w:szCs w:val="28"/>
              </w:rPr>
            </w:pPr>
            <w:r w:rsidRPr="004E741D">
              <w:rPr>
                <w:sz w:val="28"/>
                <w:szCs w:val="28"/>
              </w:rPr>
              <w:t>系統規劃</w:t>
            </w:r>
          </w:p>
        </w:tc>
        <w:tc>
          <w:tcPr>
            <w:tcW w:w="759" w:type="dxa"/>
            <w:vAlign w:val="center"/>
          </w:tcPr>
          <w:p w14:paraId="79496AF0" w14:textId="77777777" w:rsidR="00266AB8" w:rsidRDefault="00266AB8" w:rsidP="00266AB8">
            <w:pPr>
              <w:pStyle w:val="1"/>
              <w:numPr>
                <w:ilvl w:val="0"/>
                <w:numId w:val="0"/>
              </w:numPr>
              <w:snapToGrid/>
              <w:rPr>
                <w:sz w:val="28"/>
                <w:szCs w:val="28"/>
              </w:rPr>
            </w:pPr>
          </w:p>
        </w:tc>
        <w:tc>
          <w:tcPr>
            <w:tcW w:w="760" w:type="dxa"/>
            <w:shd w:val="clear" w:color="auto" w:fill="auto"/>
            <w:vAlign w:val="center"/>
          </w:tcPr>
          <w:p w14:paraId="109865E9" w14:textId="77777777" w:rsidR="00266AB8" w:rsidRDefault="00266AB8" w:rsidP="00266AB8">
            <w:pPr>
              <w:pStyle w:val="1"/>
              <w:numPr>
                <w:ilvl w:val="0"/>
                <w:numId w:val="0"/>
              </w:numPr>
              <w:snapToGrid/>
              <w:rPr>
                <w:sz w:val="28"/>
                <w:szCs w:val="28"/>
              </w:rPr>
            </w:pPr>
          </w:p>
        </w:tc>
        <w:tc>
          <w:tcPr>
            <w:tcW w:w="759" w:type="dxa"/>
            <w:shd w:val="clear" w:color="auto" w:fill="D0CECE" w:themeFill="background2" w:themeFillShade="E6"/>
            <w:vAlign w:val="center"/>
          </w:tcPr>
          <w:p w14:paraId="418A64B3" w14:textId="77777777" w:rsidR="00266AB8" w:rsidRDefault="00266AB8" w:rsidP="00266AB8">
            <w:pPr>
              <w:pStyle w:val="1"/>
              <w:numPr>
                <w:ilvl w:val="0"/>
                <w:numId w:val="0"/>
              </w:numPr>
              <w:snapToGrid/>
              <w:rPr>
                <w:sz w:val="28"/>
                <w:szCs w:val="28"/>
              </w:rPr>
            </w:pPr>
          </w:p>
        </w:tc>
        <w:tc>
          <w:tcPr>
            <w:tcW w:w="760" w:type="dxa"/>
            <w:shd w:val="clear" w:color="auto" w:fill="D0CECE" w:themeFill="background2" w:themeFillShade="E6"/>
            <w:vAlign w:val="center"/>
          </w:tcPr>
          <w:p w14:paraId="754604AF" w14:textId="77777777" w:rsidR="00266AB8" w:rsidRDefault="00266AB8" w:rsidP="00266AB8">
            <w:pPr>
              <w:pStyle w:val="1"/>
              <w:numPr>
                <w:ilvl w:val="0"/>
                <w:numId w:val="0"/>
              </w:numPr>
              <w:snapToGrid/>
              <w:rPr>
                <w:sz w:val="28"/>
                <w:szCs w:val="28"/>
              </w:rPr>
            </w:pPr>
          </w:p>
        </w:tc>
        <w:tc>
          <w:tcPr>
            <w:tcW w:w="760" w:type="dxa"/>
            <w:shd w:val="clear" w:color="auto" w:fill="D0CECE" w:themeFill="background2" w:themeFillShade="E6"/>
            <w:vAlign w:val="center"/>
          </w:tcPr>
          <w:p w14:paraId="1A2EAFBA" w14:textId="77777777" w:rsidR="00266AB8" w:rsidRDefault="00266AB8" w:rsidP="00266AB8">
            <w:pPr>
              <w:pStyle w:val="1"/>
              <w:numPr>
                <w:ilvl w:val="0"/>
                <w:numId w:val="0"/>
              </w:numPr>
              <w:snapToGrid/>
              <w:rPr>
                <w:sz w:val="28"/>
                <w:szCs w:val="28"/>
              </w:rPr>
            </w:pPr>
          </w:p>
        </w:tc>
        <w:tc>
          <w:tcPr>
            <w:tcW w:w="759" w:type="dxa"/>
            <w:shd w:val="clear" w:color="auto" w:fill="FFFFFF" w:themeFill="background1"/>
            <w:vAlign w:val="center"/>
          </w:tcPr>
          <w:p w14:paraId="0C1839AE" w14:textId="77777777" w:rsidR="00266AB8" w:rsidRDefault="00266AB8" w:rsidP="00266AB8">
            <w:pPr>
              <w:pStyle w:val="1"/>
              <w:numPr>
                <w:ilvl w:val="0"/>
                <w:numId w:val="0"/>
              </w:numPr>
              <w:snapToGrid/>
              <w:rPr>
                <w:sz w:val="28"/>
                <w:szCs w:val="28"/>
              </w:rPr>
            </w:pPr>
          </w:p>
        </w:tc>
        <w:tc>
          <w:tcPr>
            <w:tcW w:w="760" w:type="dxa"/>
            <w:vAlign w:val="center"/>
          </w:tcPr>
          <w:p w14:paraId="18698A27" w14:textId="77777777" w:rsidR="00266AB8" w:rsidRDefault="00266AB8" w:rsidP="00266AB8">
            <w:pPr>
              <w:pStyle w:val="1"/>
              <w:numPr>
                <w:ilvl w:val="0"/>
                <w:numId w:val="0"/>
              </w:numPr>
              <w:snapToGrid/>
              <w:rPr>
                <w:sz w:val="28"/>
                <w:szCs w:val="28"/>
              </w:rPr>
            </w:pPr>
          </w:p>
        </w:tc>
        <w:tc>
          <w:tcPr>
            <w:tcW w:w="760" w:type="dxa"/>
            <w:vAlign w:val="center"/>
          </w:tcPr>
          <w:p w14:paraId="23E5A7A7" w14:textId="77777777" w:rsidR="00266AB8" w:rsidRDefault="00266AB8" w:rsidP="00266AB8">
            <w:pPr>
              <w:pStyle w:val="1"/>
              <w:numPr>
                <w:ilvl w:val="0"/>
                <w:numId w:val="0"/>
              </w:numPr>
              <w:snapToGrid/>
              <w:rPr>
                <w:sz w:val="28"/>
                <w:szCs w:val="28"/>
              </w:rPr>
            </w:pPr>
          </w:p>
        </w:tc>
        <w:tc>
          <w:tcPr>
            <w:tcW w:w="759" w:type="dxa"/>
            <w:vAlign w:val="center"/>
          </w:tcPr>
          <w:p w14:paraId="3C5D6EF6" w14:textId="77777777" w:rsidR="00266AB8" w:rsidRDefault="00266AB8" w:rsidP="00266AB8">
            <w:pPr>
              <w:pStyle w:val="1"/>
              <w:numPr>
                <w:ilvl w:val="0"/>
                <w:numId w:val="0"/>
              </w:numPr>
              <w:snapToGrid/>
              <w:rPr>
                <w:sz w:val="28"/>
                <w:szCs w:val="28"/>
              </w:rPr>
            </w:pPr>
          </w:p>
        </w:tc>
        <w:tc>
          <w:tcPr>
            <w:tcW w:w="760" w:type="dxa"/>
            <w:vAlign w:val="center"/>
          </w:tcPr>
          <w:p w14:paraId="67769D2B" w14:textId="77777777" w:rsidR="00266AB8" w:rsidRDefault="00266AB8" w:rsidP="00266AB8">
            <w:pPr>
              <w:pStyle w:val="1"/>
              <w:numPr>
                <w:ilvl w:val="0"/>
                <w:numId w:val="0"/>
              </w:numPr>
              <w:snapToGrid/>
              <w:rPr>
                <w:sz w:val="28"/>
                <w:szCs w:val="28"/>
              </w:rPr>
            </w:pPr>
          </w:p>
        </w:tc>
        <w:tc>
          <w:tcPr>
            <w:tcW w:w="760" w:type="dxa"/>
            <w:vAlign w:val="center"/>
          </w:tcPr>
          <w:p w14:paraId="4C78779A" w14:textId="77777777" w:rsidR="00266AB8" w:rsidRDefault="00266AB8" w:rsidP="00266AB8">
            <w:pPr>
              <w:pStyle w:val="1"/>
              <w:numPr>
                <w:ilvl w:val="0"/>
                <w:numId w:val="0"/>
              </w:numPr>
              <w:snapToGrid/>
              <w:rPr>
                <w:sz w:val="28"/>
                <w:szCs w:val="28"/>
              </w:rPr>
            </w:pPr>
          </w:p>
        </w:tc>
      </w:tr>
      <w:tr w:rsidR="00266AB8" w14:paraId="27FA56D9" w14:textId="77777777" w:rsidTr="003C7F31">
        <w:trPr>
          <w:trHeight w:val="454"/>
        </w:trPr>
        <w:tc>
          <w:tcPr>
            <w:tcW w:w="1838" w:type="dxa"/>
            <w:vMerge/>
            <w:shd w:val="clear" w:color="auto" w:fill="E2EFD9" w:themeFill="accent6" w:themeFillTint="33"/>
            <w:vAlign w:val="center"/>
          </w:tcPr>
          <w:p w14:paraId="0FB3FA3F" w14:textId="77777777" w:rsidR="00266AB8" w:rsidRPr="004E741D" w:rsidRDefault="00266AB8" w:rsidP="00266AB8">
            <w:pPr>
              <w:pStyle w:val="1"/>
              <w:numPr>
                <w:ilvl w:val="0"/>
                <w:numId w:val="0"/>
              </w:numPr>
              <w:snapToGrid/>
              <w:rPr>
                <w:sz w:val="28"/>
                <w:szCs w:val="28"/>
              </w:rPr>
            </w:pPr>
          </w:p>
        </w:tc>
        <w:tc>
          <w:tcPr>
            <w:tcW w:w="759" w:type="dxa"/>
            <w:vAlign w:val="center"/>
          </w:tcPr>
          <w:p w14:paraId="06940102" w14:textId="77777777" w:rsidR="00266AB8" w:rsidRDefault="00266AB8" w:rsidP="00266AB8">
            <w:pPr>
              <w:pStyle w:val="1"/>
              <w:numPr>
                <w:ilvl w:val="0"/>
                <w:numId w:val="0"/>
              </w:numPr>
              <w:snapToGrid/>
              <w:rPr>
                <w:sz w:val="28"/>
                <w:szCs w:val="28"/>
              </w:rPr>
            </w:pPr>
          </w:p>
        </w:tc>
        <w:tc>
          <w:tcPr>
            <w:tcW w:w="760" w:type="dxa"/>
            <w:shd w:val="clear" w:color="auto" w:fill="auto"/>
            <w:vAlign w:val="center"/>
          </w:tcPr>
          <w:p w14:paraId="76F74D17"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0855615F"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4E853049"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669A31E4" w14:textId="77777777" w:rsidR="00266AB8" w:rsidRDefault="00266AB8" w:rsidP="00266AB8">
            <w:pPr>
              <w:pStyle w:val="1"/>
              <w:numPr>
                <w:ilvl w:val="0"/>
                <w:numId w:val="0"/>
              </w:numPr>
              <w:snapToGrid/>
              <w:rPr>
                <w:sz w:val="28"/>
                <w:szCs w:val="28"/>
              </w:rPr>
            </w:pPr>
          </w:p>
        </w:tc>
        <w:tc>
          <w:tcPr>
            <w:tcW w:w="759" w:type="dxa"/>
            <w:vAlign w:val="center"/>
          </w:tcPr>
          <w:p w14:paraId="4478DBB5" w14:textId="77777777" w:rsidR="00266AB8" w:rsidRDefault="00266AB8" w:rsidP="00266AB8">
            <w:pPr>
              <w:pStyle w:val="1"/>
              <w:numPr>
                <w:ilvl w:val="0"/>
                <w:numId w:val="0"/>
              </w:numPr>
              <w:snapToGrid/>
              <w:rPr>
                <w:sz w:val="28"/>
                <w:szCs w:val="28"/>
              </w:rPr>
            </w:pPr>
          </w:p>
        </w:tc>
        <w:tc>
          <w:tcPr>
            <w:tcW w:w="760" w:type="dxa"/>
            <w:vAlign w:val="center"/>
          </w:tcPr>
          <w:p w14:paraId="6B918D76" w14:textId="77777777" w:rsidR="00266AB8" w:rsidRDefault="00266AB8" w:rsidP="00266AB8">
            <w:pPr>
              <w:pStyle w:val="1"/>
              <w:numPr>
                <w:ilvl w:val="0"/>
                <w:numId w:val="0"/>
              </w:numPr>
              <w:snapToGrid/>
              <w:rPr>
                <w:sz w:val="28"/>
                <w:szCs w:val="28"/>
              </w:rPr>
            </w:pPr>
          </w:p>
        </w:tc>
        <w:tc>
          <w:tcPr>
            <w:tcW w:w="760" w:type="dxa"/>
            <w:vAlign w:val="center"/>
          </w:tcPr>
          <w:p w14:paraId="49ECD87C" w14:textId="77777777" w:rsidR="00266AB8" w:rsidRDefault="00266AB8" w:rsidP="00266AB8">
            <w:pPr>
              <w:pStyle w:val="1"/>
              <w:numPr>
                <w:ilvl w:val="0"/>
                <w:numId w:val="0"/>
              </w:numPr>
              <w:snapToGrid/>
              <w:rPr>
                <w:sz w:val="28"/>
                <w:szCs w:val="28"/>
              </w:rPr>
            </w:pPr>
          </w:p>
        </w:tc>
        <w:tc>
          <w:tcPr>
            <w:tcW w:w="759" w:type="dxa"/>
            <w:vAlign w:val="center"/>
          </w:tcPr>
          <w:p w14:paraId="1E39E730" w14:textId="77777777" w:rsidR="00266AB8" w:rsidRDefault="00266AB8" w:rsidP="00266AB8">
            <w:pPr>
              <w:pStyle w:val="1"/>
              <w:numPr>
                <w:ilvl w:val="0"/>
                <w:numId w:val="0"/>
              </w:numPr>
              <w:snapToGrid/>
              <w:rPr>
                <w:sz w:val="28"/>
                <w:szCs w:val="28"/>
              </w:rPr>
            </w:pPr>
          </w:p>
        </w:tc>
        <w:tc>
          <w:tcPr>
            <w:tcW w:w="760" w:type="dxa"/>
            <w:vAlign w:val="center"/>
          </w:tcPr>
          <w:p w14:paraId="2E66E39F" w14:textId="77777777" w:rsidR="00266AB8" w:rsidRDefault="00266AB8" w:rsidP="00266AB8">
            <w:pPr>
              <w:pStyle w:val="1"/>
              <w:numPr>
                <w:ilvl w:val="0"/>
                <w:numId w:val="0"/>
              </w:numPr>
              <w:snapToGrid/>
              <w:rPr>
                <w:sz w:val="28"/>
                <w:szCs w:val="28"/>
              </w:rPr>
            </w:pPr>
          </w:p>
        </w:tc>
        <w:tc>
          <w:tcPr>
            <w:tcW w:w="760" w:type="dxa"/>
            <w:vAlign w:val="center"/>
          </w:tcPr>
          <w:p w14:paraId="3C3713AB" w14:textId="77777777" w:rsidR="00266AB8" w:rsidRDefault="00266AB8" w:rsidP="00266AB8">
            <w:pPr>
              <w:pStyle w:val="1"/>
              <w:numPr>
                <w:ilvl w:val="0"/>
                <w:numId w:val="0"/>
              </w:numPr>
              <w:snapToGrid/>
              <w:rPr>
                <w:sz w:val="28"/>
                <w:szCs w:val="28"/>
              </w:rPr>
            </w:pPr>
          </w:p>
        </w:tc>
      </w:tr>
      <w:tr w:rsidR="00266AB8" w14:paraId="5D1A95BF" w14:textId="77777777" w:rsidTr="003C7F31">
        <w:trPr>
          <w:trHeight w:val="454"/>
        </w:trPr>
        <w:tc>
          <w:tcPr>
            <w:tcW w:w="1838" w:type="dxa"/>
            <w:vMerge w:val="restart"/>
            <w:shd w:val="clear" w:color="auto" w:fill="E2EFD9" w:themeFill="accent6" w:themeFillTint="33"/>
            <w:vAlign w:val="center"/>
          </w:tcPr>
          <w:p w14:paraId="49E2807F" w14:textId="0D045155" w:rsidR="00266AB8" w:rsidRPr="004E741D" w:rsidRDefault="004E741D" w:rsidP="00266AB8">
            <w:pPr>
              <w:pStyle w:val="1"/>
              <w:numPr>
                <w:ilvl w:val="0"/>
                <w:numId w:val="0"/>
              </w:numPr>
              <w:snapToGrid/>
              <w:rPr>
                <w:sz w:val="28"/>
                <w:szCs w:val="28"/>
              </w:rPr>
            </w:pPr>
            <w:r w:rsidRPr="004E741D">
              <w:rPr>
                <w:sz w:val="28"/>
                <w:szCs w:val="28"/>
              </w:rPr>
              <w:t>系統分析</w:t>
            </w:r>
          </w:p>
        </w:tc>
        <w:tc>
          <w:tcPr>
            <w:tcW w:w="759" w:type="dxa"/>
            <w:vAlign w:val="center"/>
          </w:tcPr>
          <w:p w14:paraId="116874C9" w14:textId="77777777" w:rsidR="00266AB8" w:rsidRDefault="00266AB8" w:rsidP="00266AB8">
            <w:pPr>
              <w:pStyle w:val="1"/>
              <w:numPr>
                <w:ilvl w:val="0"/>
                <w:numId w:val="0"/>
              </w:numPr>
              <w:snapToGrid/>
              <w:rPr>
                <w:sz w:val="28"/>
                <w:szCs w:val="28"/>
              </w:rPr>
            </w:pPr>
          </w:p>
        </w:tc>
        <w:tc>
          <w:tcPr>
            <w:tcW w:w="760" w:type="dxa"/>
            <w:vAlign w:val="center"/>
          </w:tcPr>
          <w:p w14:paraId="6F550507" w14:textId="77777777" w:rsidR="00266AB8" w:rsidRDefault="00266AB8" w:rsidP="00266AB8">
            <w:pPr>
              <w:pStyle w:val="1"/>
              <w:numPr>
                <w:ilvl w:val="0"/>
                <w:numId w:val="0"/>
              </w:numPr>
              <w:snapToGrid/>
              <w:rPr>
                <w:sz w:val="28"/>
                <w:szCs w:val="28"/>
              </w:rPr>
            </w:pPr>
          </w:p>
        </w:tc>
        <w:tc>
          <w:tcPr>
            <w:tcW w:w="759" w:type="dxa"/>
            <w:shd w:val="clear" w:color="auto" w:fill="auto"/>
            <w:vAlign w:val="center"/>
          </w:tcPr>
          <w:p w14:paraId="2BAEDEB9" w14:textId="77777777" w:rsidR="00266AB8" w:rsidRDefault="00266AB8" w:rsidP="00266AB8">
            <w:pPr>
              <w:pStyle w:val="1"/>
              <w:numPr>
                <w:ilvl w:val="0"/>
                <w:numId w:val="0"/>
              </w:numPr>
              <w:snapToGrid/>
              <w:rPr>
                <w:sz w:val="28"/>
                <w:szCs w:val="28"/>
              </w:rPr>
            </w:pPr>
          </w:p>
        </w:tc>
        <w:tc>
          <w:tcPr>
            <w:tcW w:w="760" w:type="dxa"/>
            <w:shd w:val="clear" w:color="auto" w:fill="D0CECE" w:themeFill="background2" w:themeFillShade="E6"/>
            <w:vAlign w:val="center"/>
          </w:tcPr>
          <w:p w14:paraId="6EA31860" w14:textId="77777777" w:rsidR="00266AB8" w:rsidRDefault="00266AB8" w:rsidP="00266AB8">
            <w:pPr>
              <w:pStyle w:val="1"/>
              <w:numPr>
                <w:ilvl w:val="0"/>
                <w:numId w:val="0"/>
              </w:numPr>
              <w:snapToGrid/>
              <w:rPr>
                <w:sz w:val="28"/>
                <w:szCs w:val="28"/>
              </w:rPr>
            </w:pPr>
          </w:p>
        </w:tc>
        <w:tc>
          <w:tcPr>
            <w:tcW w:w="760" w:type="dxa"/>
            <w:shd w:val="clear" w:color="auto" w:fill="D0CECE" w:themeFill="background2" w:themeFillShade="E6"/>
            <w:vAlign w:val="center"/>
          </w:tcPr>
          <w:p w14:paraId="01EB0B6C" w14:textId="77777777" w:rsidR="00266AB8" w:rsidRDefault="00266AB8" w:rsidP="00266AB8">
            <w:pPr>
              <w:pStyle w:val="1"/>
              <w:numPr>
                <w:ilvl w:val="0"/>
                <w:numId w:val="0"/>
              </w:numPr>
              <w:snapToGrid/>
              <w:rPr>
                <w:sz w:val="28"/>
                <w:szCs w:val="28"/>
              </w:rPr>
            </w:pPr>
          </w:p>
        </w:tc>
        <w:tc>
          <w:tcPr>
            <w:tcW w:w="759" w:type="dxa"/>
            <w:shd w:val="clear" w:color="auto" w:fill="D0CECE" w:themeFill="background2" w:themeFillShade="E6"/>
            <w:vAlign w:val="center"/>
          </w:tcPr>
          <w:p w14:paraId="3121DB1E" w14:textId="77777777" w:rsidR="00266AB8" w:rsidRDefault="00266AB8" w:rsidP="00266AB8">
            <w:pPr>
              <w:pStyle w:val="1"/>
              <w:numPr>
                <w:ilvl w:val="0"/>
                <w:numId w:val="0"/>
              </w:numPr>
              <w:snapToGrid/>
              <w:rPr>
                <w:sz w:val="28"/>
                <w:szCs w:val="28"/>
              </w:rPr>
            </w:pPr>
          </w:p>
        </w:tc>
        <w:tc>
          <w:tcPr>
            <w:tcW w:w="760" w:type="dxa"/>
            <w:vAlign w:val="center"/>
          </w:tcPr>
          <w:p w14:paraId="7ADFE02B" w14:textId="77777777" w:rsidR="00266AB8" w:rsidRDefault="00266AB8" w:rsidP="00266AB8">
            <w:pPr>
              <w:pStyle w:val="1"/>
              <w:numPr>
                <w:ilvl w:val="0"/>
                <w:numId w:val="0"/>
              </w:numPr>
              <w:snapToGrid/>
              <w:rPr>
                <w:sz w:val="28"/>
                <w:szCs w:val="28"/>
              </w:rPr>
            </w:pPr>
          </w:p>
        </w:tc>
        <w:tc>
          <w:tcPr>
            <w:tcW w:w="760" w:type="dxa"/>
            <w:vAlign w:val="center"/>
          </w:tcPr>
          <w:p w14:paraId="79A7D365" w14:textId="77777777" w:rsidR="00266AB8" w:rsidRDefault="00266AB8" w:rsidP="00266AB8">
            <w:pPr>
              <w:pStyle w:val="1"/>
              <w:numPr>
                <w:ilvl w:val="0"/>
                <w:numId w:val="0"/>
              </w:numPr>
              <w:snapToGrid/>
              <w:rPr>
                <w:sz w:val="28"/>
                <w:szCs w:val="28"/>
              </w:rPr>
            </w:pPr>
          </w:p>
        </w:tc>
        <w:tc>
          <w:tcPr>
            <w:tcW w:w="759" w:type="dxa"/>
            <w:vAlign w:val="center"/>
          </w:tcPr>
          <w:p w14:paraId="3665BA9C" w14:textId="77777777" w:rsidR="00266AB8" w:rsidRDefault="00266AB8" w:rsidP="00266AB8">
            <w:pPr>
              <w:pStyle w:val="1"/>
              <w:numPr>
                <w:ilvl w:val="0"/>
                <w:numId w:val="0"/>
              </w:numPr>
              <w:snapToGrid/>
              <w:rPr>
                <w:sz w:val="28"/>
                <w:szCs w:val="28"/>
              </w:rPr>
            </w:pPr>
          </w:p>
        </w:tc>
        <w:tc>
          <w:tcPr>
            <w:tcW w:w="760" w:type="dxa"/>
            <w:vAlign w:val="center"/>
          </w:tcPr>
          <w:p w14:paraId="77B4C251" w14:textId="77777777" w:rsidR="00266AB8" w:rsidRDefault="00266AB8" w:rsidP="00266AB8">
            <w:pPr>
              <w:pStyle w:val="1"/>
              <w:numPr>
                <w:ilvl w:val="0"/>
                <w:numId w:val="0"/>
              </w:numPr>
              <w:snapToGrid/>
              <w:rPr>
                <w:sz w:val="28"/>
                <w:szCs w:val="28"/>
              </w:rPr>
            </w:pPr>
          </w:p>
        </w:tc>
        <w:tc>
          <w:tcPr>
            <w:tcW w:w="760" w:type="dxa"/>
            <w:vAlign w:val="center"/>
          </w:tcPr>
          <w:p w14:paraId="6C8FA0D9" w14:textId="77777777" w:rsidR="00266AB8" w:rsidRDefault="00266AB8" w:rsidP="00266AB8">
            <w:pPr>
              <w:pStyle w:val="1"/>
              <w:numPr>
                <w:ilvl w:val="0"/>
                <w:numId w:val="0"/>
              </w:numPr>
              <w:snapToGrid/>
              <w:rPr>
                <w:sz w:val="28"/>
                <w:szCs w:val="28"/>
              </w:rPr>
            </w:pPr>
          </w:p>
        </w:tc>
      </w:tr>
      <w:tr w:rsidR="00266AB8" w14:paraId="0F614C18" w14:textId="77777777" w:rsidTr="003C7F31">
        <w:trPr>
          <w:trHeight w:val="454"/>
        </w:trPr>
        <w:tc>
          <w:tcPr>
            <w:tcW w:w="1838" w:type="dxa"/>
            <w:vMerge/>
            <w:shd w:val="clear" w:color="auto" w:fill="E2EFD9" w:themeFill="accent6" w:themeFillTint="33"/>
            <w:vAlign w:val="center"/>
          </w:tcPr>
          <w:p w14:paraId="5FEFB666" w14:textId="77777777" w:rsidR="00266AB8" w:rsidRPr="004E741D" w:rsidRDefault="00266AB8" w:rsidP="00266AB8">
            <w:pPr>
              <w:pStyle w:val="1"/>
              <w:numPr>
                <w:ilvl w:val="0"/>
                <w:numId w:val="0"/>
              </w:numPr>
              <w:snapToGrid/>
              <w:rPr>
                <w:sz w:val="28"/>
                <w:szCs w:val="28"/>
              </w:rPr>
            </w:pPr>
          </w:p>
        </w:tc>
        <w:tc>
          <w:tcPr>
            <w:tcW w:w="759" w:type="dxa"/>
            <w:vAlign w:val="center"/>
          </w:tcPr>
          <w:p w14:paraId="0A35441F" w14:textId="77777777" w:rsidR="00266AB8" w:rsidRDefault="00266AB8" w:rsidP="00266AB8">
            <w:pPr>
              <w:pStyle w:val="1"/>
              <w:numPr>
                <w:ilvl w:val="0"/>
                <w:numId w:val="0"/>
              </w:numPr>
              <w:snapToGrid/>
              <w:rPr>
                <w:sz w:val="28"/>
                <w:szCs w:val="28"/>
              </w:rPr>
            </w:pPr>
          </w:p>
        </w:tc>
        <w:tc>
          <w:tcPr>
            <w:tcW w:w="760" w:type="dxa"/>
            <w:vAlign w:val="center"/>
          </w:tcPr>
          <w:p w14:paraId="3882FD4E" w14:textId="77777777" w:rsidR="00266AB8" w:rsidRDefault="00266AB8" w:rsidP="00266AB8">
            <w:pPr>
              <w:pStyle w:val="1"/>
              <w:numPr>
                <w:ilvl w:val="0"/>
                <w:numId w:val="0"/>
              </w:numPr>
              <w:snapToGrid/>
              <w:rPr>
                <w:sz w:val="28"/>
                <w:szCs w:val="28"/>
              </w:rPr>
            </w:pPr>
          </w:p>
        </w:tc>
        <w:tc>
          <w:tcPr>
            <w:tcW w:w="759" w:type="dxa"/>
            <w:shd w:val="clear" w:color="auto" w:fill="auto"/>
            <w:vAlign w:val="center"/>
          </w:tcPr>
          <w:p w14:paraId="143C5AFA"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6A7AE0CA"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070E9987"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562471FC" w14:textId="77777777" w:rsidR="00266AB8" w:rsidRDefault="00266AB8" w:rsidP="00266AB8">
            <w:pPr>
              <w:pStyle w:val="1"/>
              <w:numPr>
                <w:ilvl w:val="0"/>
                <w:numId w:val="0"/>
              </w:numPr>
              <w:snapToGrid/>
              <w:rPr>
                <w:sz w:val="28"/>
                <w:szCs w:val="28"/>
              </w:rPr>
            </w:pPr>
          </w:p>
        </w:tc>
        <w:tc>
          <w:tcPr>
            <w:tcW w:w="760" w:type="dxa"/>
            <w:vAlign w:val="center"/>
          </w:tcPr>
          <w:p w14:paraId="4F35B540" w14:textId="77777777" w:rsidR="00266AB8" w:rsidRDefault="00266AB8" w:rsidP="00266AB8">
            <w:pPr>
              <w:pStyle w:val="1"/>
              <w:numPr>
                <w:ilvl w:val="0"/>
                <w:numId w:val="0"/>
              </w:numPr>
              <w:snapToGrid/>
              <w:rPr>
                <w:sz w:val="28"/>
                <w:szCs w:val="28"/>
              </w:rPr>
            </w:pPr>
          </w:p>
        </w:tc>
        <w:tc>
          <w:tcPr>
            <w:tcW w:w="760" w:type="dxa"/>
            <w:vAlign w:val="center"/>
          </w:tcPr>
          <w:p w14:paraId="5A7736E2" w14:textId="77777777" w:rsidR="00266AB8" w:rsidRDefault="00266AB8" w:rsidP="00266AB8">
            <w:pPr>
              <w:pStyle w:val="1"/>
              <w:numPr>
                <w:ilvl w:val="0"/>
                <w:numId w:val="0"/>
              </w:numPr>
              <w:snapToGrid/>
              <w:rPr>
                <w:sz w:val="28"/>
                <w:szCs w:val="28"/>
              </w:rPr>
            </w:pPr>
          </w:p>
        </w:tc>
        <w:tc>
          <w:tcPr>
            <w:tcW w:w="759" w:type="dxa"/>
            <w:vAlign w:val="center"/>
          </w:tcPr>
          <w:p w14:paraId="2A8165C1" w14:textId="77777777" w:rsidR="00266AB8" w:rsidRDefault="00266AB8" w:rsidP="00266AB8">
            <w:pPr>
              <w:pStyle w:val="1"/>
              <w:numPr>
                <w:ilvl w:val="0"/>
                <w:numId w:val="0"/>
              </w:numPr>
              <w:snapToGrid/>
              <w:rPr>
                <w:sz w:val="28"/>
                <w:szCs w:val="28"/>
              </w:rPr>
            </w:pPr>
          </w:p>
        </w:tc>
        <w:tc>
          <w:tcPr>
            <w:tcW w:w="760" w:type="dxa"/>
            <w:vAlign w:val="center"/>
          </w:tcPr>
          <w:p w14:paraId="412954EF" w14:textId="77777777" w:rsidR="00266AB8" w:rsidRDefault="00266AB8" w:rsidP="00266AB8">
            <w:pPr>
              <w:pStyle w:val="1"/>
              <w:numPr>
                <w:ilvl w:val="0"/>
                <w:numId w:val="0"/>
              </w:numPr>
              <w:snapToGrid/>
              <w:rPr>
                <w:sz w:val="28"/>
                <w:szCs w:val="28"/>
              </w:rPr>
            </w:pPr>
          </w:p>
        </w:tc>
        <w:tc>
          <w:tcPr>
            <w:tcW w:w="760" w:type="dxa"/>
            <w:vAlign w:val="center"/>
          </w:tcPr>
          <w:p w14:paraId="69AC3B06" w14:textId="77777777" w:rsidR="00266AB8" w:rsidRDefault="00266AB8" w:rsidP="00266AB8">
            <w:pPr>
              <w:pStyle w:val="1"/>
              <w:numPr>
                <w:ilvl w:val="0"/>
                <w:numId w:val="0"/>
              </w:numPr>
              <w:snapToGrid/>
              <w:rPr>
                <w:sz w:val="28"/>
                <w:szCs w:val="28"/>
              </w:rPr>
            </w:pPr>
          </w:p>
        </w:tc>
      </w:tr>
      <w:tr w:rsidR="00266AB8" w14:paraId="2C7187C8" w14:textId="77777777" w:rsidTr="003C7F31">
        <w:trPr>
          <w:trHeight w:val="454"/>
        </w:trPr>
        <w:tc>
          <w:tcPr>
            <w:tcW w:w="1838" w:type="dxa"/>
            <w:vMerge w:val="restart"/>
            <w:shd w:val="clear" w:color="auto" w:fill="E2EFD9" w:themeFill="accent6" w:themeFillTint="33"/>
            <w:vAlign w:val="center"/>
          </w:tcPr>
          <w:p w14:paraId="22B0F250" w14:textId="47A9D48C" w:rsidR="004E741D" w:rsidRPr="004E741D" w:rsidRDefault="004E741D" w:rsidP="004E741D">
            <w:pPr>
              <w:pStyle w:val="1"/>
              <w:numPr>
                <w:ilvl w:val="0"/>
                <w:numId w:val="0"/>
              </w:numPr>
              <w:snapToGrid/>
              <w:rPr>
                <w:sz w:val="28"/>
                <w:szCs w:val="28"/>
              </w:rPr>
            </w:pPr>
            <w:r w:rsidRPr="004E741D">
              <w:rPr>
                <w:sz w:val="28"/>
                <w:szCs w:val="28"/>
              </w:rPr>
              <w:t>程式設計</w:t>
            </w:r>
          </w:p>
        </w:tc>
        <w:tc>
          <w:tcPr>
            <w:tcW w:w="759" w:type="dxa"/>
            <w:vAlign w:val="center"/>
          </w:tcPr>
          <w:p w14:paraId="794CA660" w14:textId="77777777" w:rsidR="00266AB8" w:rsidRDefault="00266AB8" w:rsidP="00266AB8">
            <w:pPr>
              <w:pStyle w:val="1"/>
              <w:numPr>
                <w:ilvl w:val="0"/>
                <w:numId w:val="0"/>
              </w:numPr>
              <w:snapToGrid/>
              <w:rPr>
                <w:sz w:val="28"/>
                <w:szCs w:val="28"/>
              </w:rPr>
            </w:pPr>
          </w:p>
        </w:tc>
        <w:tc>
          <w:tcPr>
            <w:tcW w:w="760" w:type="dxa"/>
            <w:vAlign w:val="center"/>
          </w:tcPr>
          <w:p w14:paraId="0C979D60" w14:textId="77777777" w:rsidR="00266AB8" w:rsidRDefault="00266AB8" w:rsidP="00266AB8">
            <w:pPr>
              <w:pStyle w:val="1"/>
              <w:numPr>
                <w:ilvl w:val="0"/>
                <w:numId w:val="0"/>
              </w:numPr>
              <w:snapToGrid/>
              <w:rPr>
                <w:sz w:val="28"/>
                <w:szCs w:val="28"/>
              </w:rPr>
            </w:pPr>
          </w:p>
        </w:tc>
        <w:tc>
          <w:tcPr>
            <w:tcW w:w="759" w:type="dxa"/>
            <w:vAlign w:val="center"/>
          </w:tcPr>
          <w:p w14:paraId="2F7D1FF4" w14:textId="77777777" w:rsidR="00266AB8" w:rsidRDefault="00266AB8" w:rsidP="00266AB8">
            <w:pPr>
              <w:pStyle w:val="1"/>
              <w:numPr>
                <w:ilvl w:val="0"/>
                <w:numId w:val="0"/>
              </w:numPr>
              <w:snapToGrid/>
              <w:rPr>
                <w:sz w:val="28"/>
                <w:szCs w:val="28"/>
              </w:rPr>
            </w:pPr>
          </w:p>
        </w:tc>
        <w:tc>
          <w:tcPr>
            <w:tcW w:w="760" w:type="dxa"/>
            <w:shd w:val="clear" w:color="auto" w:fill="auto"/>
            <w:vAlign w:val="center"/>
          </w:tcPr>
          <w:p w14:paraId="6E3F9054"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1790EBAA" w14:textId="77777777" w:rsidR="00266AB8" w:rsidRDefault="00266AB8" w:rsidP="00266AB8">
            <w:pPr>
              <w:pStyle w:val="1"/>
              <w:numPr>
                <w:ilvl w:val="0"/>
                <w:numId w:val="0"/>
              </w:numPr>
              <w:snapToGrid/>
              <w:rPr>
                <w:sz w:val="28"/>
                <w:szCs w:val="28"/>
              </w:rPr>
            </w:pPr>
          </w:p>
        </w:tc>
        <w:tc>
          <w:tcPr>
            <w:tcW w:w="759" w:type="dxa"/>
            <w:shd w:val="clear" w:color="auto" w:fill="D9D9D9" w:themeFill="background1" w:themeFillShade="D9"/>
            <w:vAlign w:val="center"/>
          </w:tcPr>
          <w:p w14:paraId="2DADAA0E"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7A61B7FE"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11DC9478" w14:textId="77777777" w:rsidR="00266AB8" w:rsidRDefault="00266AB8" w:rsidP="00266AB8">
            <w:pPr>
              <w:pStyle w:val="1"/>
              <w:numPr>
                <w:ilvl w:val="0"/>
                <w:numId w:val="0"/>
              </w:numPr>
              <w:snapToGrid/>
              <w:rPr>
                <w:sz w:val="28"/>
                <w:szCs w:val="28"/>
              </w:rPr>
            </w:pPr>
          </w:p>
        </w:tc>
        <w:tc>
          <w:tcPr>
            <w:tcW w:w="759" w:type="dxa"/>
            <w:shd w:val="clear" w:color="auto" w:fill="D9D9D9" w:themeFill="background1" w:themeFillShade="D9"/>
            <w:vAlign w:val="center"/>
          </w:tcPr>
          <w:p w14:paraId="5638898C" w14:textId="77777777" w:rsidR="00266AB8" w:rsidRDefault="00266AB8" w:rsidP="00266AB8">
            <w:pPr>
              <w:pStyle w:val="1"/>
              <w:numPr>
                <w:ilvl w:val="0"/>
                <w:numId w:val="0"/>
              </w:numPr>
              <w:snapToGrid/>
              <w:rPr>
                <w:sz w:val="28"/>
                <w:szCs w:val="28"/>
              </w:rPr>
            </w:pPr>
          </w:p>
        </w:tc>
        <w:tc>
          <w:tcPr>
            <w:tcW w:w="760" w:type="dxa"/>
            <w:vAlign w:val="center"/>
          </w:tcPr>
          <w:p w14:paraId="5201A46A" w14:textId="77777777" w:rsidR="00266AB8" w:rsidRDefault="00266AB8" w:rsidP="00266AB8">
            <w:pPr>
              <w:pStyle w:val="1"/>
              <w:numPr>
                <w:ilvl w:val="0"/>
                <w:numId w:val="0"/>
              </w:numPr>
              <w:snapToGrid/>
              <w:rPr>
                <w:sz w:val="28"/>
                <w:szCs w:val="28"/>
              </w:rPr>
            </w:pPr>
          </w:p>
        </w:tc>
        <w:tc>
          <w:tcPr>
            <w:tcW w:w="760" w:type="dxa"/>
            <w:vAlign w:val="center"/>
          </w:tcPr>
          <w:p w14:paraId="240D4735" w14:textId="77777777" w:rsidR="00266AB8" w:rsidRDefault="00266AB8" w:rsidP="00266AB8">
            <w:pPr>
              <w:pStyle w:val="1"/>
              <w:numPr>
                <w:ilvl w:val="0"/>
                <w:numId w:val="0"/>
              </w:numPr>
              <w:snapToGrid/>
              <w:rPr>
                <w:sz w:val="28"/>
                <w:szCs w:val="28"/>
              </w:rPr>
            </w:pPr>
          </w:p>
        </w:tc>
      </w:tr>
      <w:tr w:rsidR="00266AB8" w14:paraId="124F7668" w14:textId="77777777" w:rsidTr="003C7F31">
        <w:trPr>
          <w:trHeight w:val="454"/>
        </w:trPr>
        <w:tc>
          <w:tcPr>
            <w:tcW w:w="1838" w:type="dxa"/>
            <w:vMerge/>
            <w:shd w:val="clear" w:color="auto" w:fill="E2EFD9" w:themeFill="accent6" w:themeFillTint="33"/>
            <w:vAlign w:val="center"/>
          </w:tcPr>
          <w:p w14:paraId="1A72E118" w14:textId="77777777" w:rsidR="00266AB8" w:rsidRPr="004E741D" w:rsidRDefault="00266AB8" w:rsidP="00266AB8">
            <w:pPr>
              <w:pStyle w:val="1"/>
              <w:numPr>
                <w:ilvl w:val="0"/>
                <w:numId w:val="0"/>
              </w:numPr>
              <w:snapToGrid/>
              <w:rPr>
                <w:sz w:val="28"/>
                <w:szCs w:val="28"/>
              </w:rPr>
            </w:pPr>
          </w:p>
        </w:tc>
        <w:tc>
          <w:tcPr>
            <w:tcW w:w="759" w:type="dxa"/>
            <w:vAlign w:val="center"/>
          </w:tcPr>
          <w:p w14:paraId="44321C9A" w14:textId="77777777" w:rsidR="00266AB8" w:rsidRDefault="00266AB8" w:rsidP="00266AB8">
            <w:pPr>
              <w:pStyle w:val="1"/>
              <w:numPr>
                <w:ilvl w:val="0"/>
                <w:numId w:val="0"/>
              </w:numPr>
              <w:snapToGrid/>
              <w:rPr>
                <w:sz w:val="28"/>
                <w:szCs w:val="28"/>
              </w:rPr>
            </w:pPr>
          </w:p>
        </w:tc>
        <w:tc>
          <w:tcPr>
            <w:tcW w:w="760" w:type="dxa"/>
            <w:vAlign w:val="center"/>
          </w:tcPr>
          <w:p w14:paraId="51801357" w14:textId="77777777" w:rsidR="00266AB8" w:rsidRDefault="00266AB8" w:rsidP="00266AB8">
            <w:pPr>
              <w:pStyle w:val="1"/>
              <w:numPr>
                <w:ilvl w:val="0"/>
                <w:numId w:val="0"/>
              </w:numPr>
              <w:snapToGrid/>
              <w:rPr>
                <w:sz w:val="28"/>
                <w:szCs w:val="28"/>
              </w:rPr>
            </w:pPr>
          </w:p>
        </w:tc>
        <w:tc>
          <w:tcPr>
            <w:tcW w:w="759" w:type="dxa"/>
            <w:vAlign w:val="center"/>
          </w:tcPr>
          <w:p w14:paraId="3972D0D0" w14:textId="77777777" w:rsidR="00266AB8" w:rsidRDefault="00266AB8" w:rsidP="00266AB8">
            <w:pPr>
              <w:pStyle w:val="1"/>
              <w:numPr>
                <w:ilvl w:val="0"/>
                <w:numId w:val="0"/>
              </w:numPr>
              <w:snapToGrid/>
              <w:rPr>
                <w:sz w:val="28"/>
                <w:szCs w:val="28"/>
              </w:rPr>
            </w:pPr>
          </w:p>
        </w:tc>
        <w:tc>
          <w:tcPr>
            <w:tcW w:w="760" w:type="dxa"/>
            <w:shd w:val="clear" w:color="auto" w:fill="auto"/>
            <w:vAlign w:val="center"/>
          </w:tcPr>
          <w:p w14:paraId="04C19E19"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12DAD317"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6FE0E10F"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2126F623"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6EBD4F97"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6FA33A81"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6408615F"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308C52C1" w14:textId="77777777" w:rsidR="00266AB8" w:rsidRDefault="00266AB8" w:rsidP="00266AB8">
            <w:pPr>
              <w:pStyle w:val="1"/>
              <w:numPr>
                <w:ilvl w:val="0"/>
                <w:numId w:val="0"/>
              </w:numPr>
              <w:snapToGrid/>
              <w:rPr>
                <w:sz w:val="28"/>
                <w:szCs w:val="28"/>
              </w:rPr>
            </w:pPr>
          </w:p>
        </w:tc>
      </w:tr>
      <w:tr w:rsidR="00266AB8" w14:paraId="24C3A616" w14:textId="77777777" w:rsidTr="00CA3882">
        <w:trPr>
          <w:trHeight w:val="454"/>
        </w:trPr>
        <w:tc>
          <w:tcPr>
            <w:tcW w:w="1838" w:type="dxa"/>
            <w:vMerge w:val="restart"/>
            <w:shd w:val="clear" w:color="auto" w:fill="E2EFD9" w:themeFill="accent6" w:themeFillTint="33"/>
            <w:vAlign w:val="center"/>
          </w:tcPr>
          <w:p w14:paraId="0D7E216A" w14:textId="6EEA303E" w:rsidR="00266AB8" w:rsidRPr="004E741D" w:rsidRDefault="004E741D" w:rsidP="00266AB8">
            <w:pPr>
              <w:pStyle w:val="1"/>
              <w:numPr>
                <w:ilvl w:val="0"/>
                <w:numId w:val="0"/>
              </w:numPr>
              <w:snapToGrid/>
              <w:rPr>
                <w:sz w:val="28"/>
                <w:szCs w:val="28"/>
              </w:rPr>
            </w:pPr>
            <w:r w:rsidRPr="004E741D">
              <w:rPr>
                <w:sz w:val="28"/>
                <w:szCs w:val="28"/>
              </w:rPr>
              <w:t>內文撰寫</w:t>
            </w:r>
          </w:p>
        </w:tc>
        <w:tc>
          <w:tcPr>
            <w:tcW w:w="759" w:type="dxa"/>
            <w:vAlign w:val="center"/>
          </w:tcPr>
          <w:p w14:paraId="3AD4AABD" w14:textId="77777777" w:rsidR="00266AB8" w:rsidRDefault="00266AB8" w:rsidP="00266AB8">
            <w:pPr>
              <w:pStyle w:val="1"/>
              <w:numPr>
                <w:ilvl w:val="0"/>
                <w:numId w:val="0"/>
              </w:numPr>
              <w:snapToGrid/>
              <w:rPr>
                <w:sz w:val="28"/>
                <w:szCs w:val="28"/>
              </w:rPr>
            </w:pPr>
          </w:p>
        </w:tc>
        <w:tc>
          <w:tcPr>
            <w:tcW w:w="760" w:type="dxa"/>
            <w:vAlign w:val="center"/>
          </w:tcPr>
          <w:p w14:paraId="0BA6D63A" w14:textId="77777777" w:rsidR="00266AB8" w:rsidRDefault="00266AB8" w:rsidP="00266AB8">
            <w:pPr>
              <w:pStyle w:val="1"/>
              <w:numPr>
                <w:ilvl w:val="0"/>
                <w:numId w:val="0"/>
              </w:numPr>
              <w:snapToGrid/>
              <w:rPr>
                <w:sz w:val="28"/>
                <w:szCs w:val="28"/>
              </w:rPr>
            </w:pPr>
          </w:p>
        </w:tc>
        <w:tc>
          <w:tcPr>
            <w:tcW w:w="759" w:type="dxa"/>
            <w:vAlign w:val="center"/>
          </w:tcPr>
          <w:p w14:paraId="1A752013" w14:textId="77777777" w:rsidR="00266AB8" w:rsidRDefault="00266AB8" w:rsidP="00266AB8">
            <w:pPr>
              <w:pStyle w:val="1"/>
              <w:numPr>
                <w:ilvl w:val="0"/>
                <w:numId w:val="0"/>
              </w:numPr>
              <w:snapToGrid/>
              <w:rPr>
                <w:sz w:val="28"/>
                <w:szCs w:val="28"/>
              </w:rPr>
            </w:pPr>
          </w:p>
        </w:tc>
        <w:tc>
          <w:tcPr>
            <w:tcW w:w="760" w:type="dxa"/>
            <w:vAlign w:val="center"/>
          </w:tcPr>
          <w:p w14:paraId="1A5C4ACD" w14:textId="77777777" w:rsidR="00266AB8" w:rsidRDefault="00266AB8" w:rsidP="00266AB8">
            <w:pPr>
              <w:pStyle w:val="1"/>
              <w:numPr>
                <w:ilvl w:val="0"/>
                <w:numId w:val="0"/>
              </w:numPr>
              <w:snapToGrid/>
              <w:rPr>
                <w:sz w:val="28"/>
                <w:szCs w:val="28"/>
              </w:rPr>
            </w:pPr>
          </w:p>
        </w:tc>
        <w:tc>
          <w:tcPr>
            <w:tcW w:w="760" w:type="dxa"/>
            <w:vAlign w:val="center"/>
          </w:tcPr>
          <w:p w14:paraId="61AE6267" w14:textId="77777777" w:rsidR="00266AB8" w:rsidRDefault="00266AB8" w:rsidP="00266AB8">
            <w:pPr>
              <w:pStyle w:val="1"/>
              <w:numPr>
                <w:ilvl w:val="0"/>
                <w:numId w:val="0"/>
              </w:numPr>
              <w:snapToGrid/>
              <w:rPr>
                <w:sz w:val="28"/>
                <w:szCs w:val="28"/>
              </w:rPr>
            </w:pPr>
          </w:p>
        </w:tc>
        <w:tc>
          <w:tcPr>
            <w:tcW w:w="759" w:type="dxa"/>
            <w:shd w:val="clear" w:color="auto" w:fill="D9D9D9" w:themeFill="background1" w:themeFillShade="D9"/>
            <w:vAlign w:val="center"/>
          </w:tcPr>
          <w:p w14:paraId="7A01F1A4"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37A013D2"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132520DB" w14:textId="77777777" w:rsidR="00266AB8" w:rsidRDefault="00266AB8" w:rsidP="00266AB8">
            <w:pPr>
              <w:pStyle w:val="1"/>
              <w:numPr>
                <w:ilvl w:val="0"/>
                <w:numId w:val="0"/>
              </w:numPr>
              <w:snapToGrid/>
              <w:rPr>
                <w:sz w:val="28"/>
                <w:szCs w:val="28"/>
              </w:rPr>
            </w:pPr>
          </w:p>
        </w:tc>
        <w:tc>
          <w:tcPr>
            <w:tcW w:w="759" w:type="dxa"/>
            <w:shd w:val="clear" w:color="auto" w:fill="D9D9D9" w:themeFill="background1" w:themeFillShade="D9"/>
            <w:vAlign w:val="center"/>
          </w:tcPr>
          <w:p w14:paraId="126A2291"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0CBCC036" w14:textId="77777777" w:rsidR="00266AB8" w:rsidRDefault="00266AB8" w:rsidP="00266AB8">
            <w:pPr>
              <w:pStyle w:val="1"/>
              <w:numPr>
                <w:ilvl w:val="0"/>
                <w:numId w:val="0"/>
              </w:numPr>
              <w:snapToGrid/>
              <w:rPr>
                <w:sz w:val="28"/>
                <w:szCs w:val="28"/>
              </w:rPr>
            </w:pPr>
          </w:p>
        </w:tc>
        <w:tc>
          <w:tcPr>
            <w:tcW w:w="760" w:type="dxa"/>
            <w:vAlign w:val="center"/>
          </w:tcPr>
          <w:p w14:paraId="40269F8C" w14:textId="77777777" w:rsidR="00266AB8" w:rsidRDefault="00266AB8" w:rsidP="00266AB8">
            <w:pPr>
              <w:pStyle w:val="1"/>
              <w:numPr>
                <w:ilvl w:val="0"/>
                <w:numId w:val="0"/>
              </w:numPr>
              <w:snapToGrid/>
              <w:rPr>
                <w:sz w:val="28"/>
                <w:szCs w:val="28"/>
              </w:rPr>
            </w:pPr>
          </w:p>
        </w:tc>
      </w:tr>
      <w:tr w:rsidR="00266AB8" w14:paraId="162F4EA5" w14:textId="77777777" w:rsidTr="00CA3882">
        <w:trPr>
          <w:trHeight w:val="454"/>
        </w:trPr>
        <w:tc>
          <w:tcPr>
            <w:tcW w:w="1838" w:type="dxa"/>
            <w:vMerge/>
            <w:shd w:val="clear" w:color="auto" w:fill="E2EFD9" w:themeFill="accent6" w:themeFillTint="33"/>
            <w:vAlign w:val="center"/>
          </w:tcPr>
          <w:p w14:paraId="00C766DF" w14:textId="77777777" w:rsidR="00266AB8" w:rsidRPr="004E741D" w:rsidRDefault="00266AB8" w:rsidP="00266AB8">
            <w:pPr>
              <w:pStyle w:val="1"/>
              <w:numPr>
                <w:ilvl w:val="0"/>
                <w:numId w:val="0"/>
              </w:numPr>
              <w:snapToGrid/>
              <w:rPr>
                <w:sz w:val="28"/>
                <w:szCs w:val="28"/>
              </w:rPr>
            </w:pPr>
          </w:p>
        </w:tc>
        <w:tc>
          <w:tcPr>
            <w:tcW w:w="759" w:type="dxa"/>
            <w:vAlign w:val="center"/>
          </w:tcPr>
          <w:p w14:paraId="7CC23A6C" w14:textId="77777777" w:rsidR="00266AB8" w:rsidRDefault="00266AB8" w:rsidP="00266AB8">
            <w:pPr>
              <w:pStyle w:val="1"/>
              <w:numPr>
                <w:ilvl w:val="0"/>
                <w:numId w:val="0"/>
              </w:numPr>
              <w:snapToGrid/>
              <w:rPr>
                <w:sz w:val="28"/>
                <w:szCs w:val="28"/>
              </w:rPr>
            </w:pPr>
          </w:p>
        </w:tc>
        <w:tc>
          <w:tcPr>
            <w:tcW w:w="760" w:type="dxa"/>
            <w:vAlign w:val="center"/>
          </w:tcPr>
          <w:p w14:paraId="42483107" w14:textId="77777777" w:rsidR="00266AB8" w:rsidRDefault="00266AB8" w:rsidP="00266AB8">
            <w:pPr>
              <w:pStyle w:val="1"/>
              <w:numPr>
                <w:ilvl w:val="0"/>
                <w:numId w:val="0"/>
              </w:numPr>
              <w:snapToGrid/>
              <w:rPr>
                <w:sz w:val="28"/>
                <w:szCs w:val="28"/>
              </w:rPr>
            </w:pPr>
          </w:p>
        </w:tc>
        <w:tc>
          <w:tcPr>
            <w:tcW w:w="759" w:type="dxa"/>
            <w:vAlign w:val="center"/>
          </w:tcPr>
          <w:p w14:paraId="668DBF38" w14:textId="77777777" w:rsidR="00266AB8" w:rsidRDefault="00266AB8" w:rsidP="00266AB8">
            <w:pPr>
              <w:pStyle w:val="1"/>
              <w:numPr>
                <w:ilvl w:val="0"/>
                <w:numId w:val="0"/>
              </w:numPr>
              <w:snapToGrid/>
              <w:rPr>
                <w:sz w:val="28"/>
                <w:szCs w:val="28"/>
              </w:rPr>
            </w:pPr>
          </w:p>
        </w:tc>
        <w:tc>
          <w:tcPr>
            <w:tcW w:w="760" w:type="dxa"/>
            <w:vAlign w:val="center"/>
          </w:tcPr>
          <w:p w14:paraId="66EDB3D6" w14:textId="77777777" w:rsidR="00266AB8" w:rsidRDefault="00266AB8" w:rsidP="00266AB8">
            <w:pPr>
              <w:pStyle w:val="1"/>
              <w:numPr>
                <w:ilvl w:val="0"/>
                <w:numId w:val="0"/>
              </w:numPr>
              <w:snapToGrid/>
              <w:rPr>
                <w:sz w:val="28"/>
                <w:szCs w:val="28"/>
              </w:rPr>
            </w:pPr>
          </w:p>
        </w:tc>
        <w:tc>
          <w:tcPr>
            <w:tcW w:w="760" w:type="dxa"/>
            <w:vAlign w:val="center"/>
          </w:tcPr>
          <w:p w14:paraId="4819198B"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05F5CC8E"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41B51C02"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5C0049F3"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1221C539"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3497DC4C"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40EB191D" w14:textId="77777777" w:rsidR="00266AB8" w:rsidRDefault="00266AB8" w:rsidP="00266AB8">
            <w:pPr>
              <w:pStyle w:val="1"/>
              <w:numPr>
                <w:ilvl w:val="0"/>
                <w:numId w:val="0"/>
              </w:numPr>
              <w:snapToGrid/>
              <w:rPr>
                <w:sz w:val="28"/>
                <w:szCs w:val="28"/>
              </w:rPr>
            </w:pPr>
          </w:p>
        </w:tc>
      </w:tr>
      <w:tr w:rsidR="00266AB8" w14:paraId="086AC690" w14:textId="77777777" w:rsidTr="00CA3882">
        <w:trPr>
          <w:trHeight w:val="454"/>
        </w:trPr>
        <w:tc>
          <w:tcPr>
            <w:tcW w:w="1838" w:type="dxa"/>
            <w:vMerge w:val="restart"/>
            <w:shd w:val="clear" w:color="auto" w:fill="E2EFD9" w:themeFill="accent6" w:themeFillTint="33"/>
            <w:vAlign w:val="center"/>
          </w:tcPr>
          <w:p w14:paraId="2FE8D301" w14:textId="5527144D" w:rsidR="00266AB8" w:rsidRPr="004E741D" w:rsidRDefault="004E741D" w:rsidP="00266AB8">
            <w:pPr>
              <w:pStyle w:val="1"/>
              <w:numPr>
                <w:ilvl w:val="0"/>
                <w:numId w:val="0"/>
              </w:numPr>
              <w:snapToGrid/>
              <w:rPr>
                <w:sz w:val="28"/>
                <w:szCs w:val="28"/>
              </w:rPr>
            </w:pPr>
            <w:r w:rsidRPr="004E741D">
              <w:rPr>
                <w:sz w:val="28"/>
                <w:szCs w:val="28"/>
              </w:rPr>
              <w:t xml:space="preserve">Logo </w:t>
            </w:r>
            <w:r w:rsidRPr="004E741D">
              <w:rPr>
                <w:sz w:val="28"/>
                <w:szCs w:val="28"/>
              </w:rPr>
              <w:t>繪製</w:t>
            </w:r>
          </w:p>
        </w:tc>
        <w:tc>
          <w:tcPr>
            <w:tcW w:w="759" w:type="dxa"/>
            <w:vAlign w:val="center"/>
          </w:tcPr>
          <w:p w14:paraId="11F396A5" w14:textId="77777777" w:rsidR="00266AB8" w:rsidRDefault="00266AB8" w:rsidP="00266AB8">
            <w:pPr>
              <w:pStyle w:val="1"/>
              <w:numPr>
                <w:ilvl w:val="0"/>
                <w:numId w:val="0"/>
              </w:numPr>
              <w:snapToGrid/>
              <w:rPr>
                <w:sz w:val="28"/>
                <w:szCs w:val="28"/>
              </w:rPr>
            </w:pPr>
          </w:p>
        </w:tc>
        <w:tc>
          <w:tcPr>
            <w:tcW w:w="760" w:type="dxa"/>
            <w:vAlign w:val="center"/>
          </w:tcPr>
          <w:p w14:paraId="48E70425" w14:textId="77777777" w:rsidR="00266AB8" w:rsidRDefault="00266AB8" w:rsidP="00266AB8">
            <w:pPr>
              <w:pStyle w:val="1"/>
              <w:numPr>
                <w:ilvl w:val="0"/>
                <w:numId w:val="0"/>
              </w:numPr>
              <w:snapToGrid/>
              <w:rPr>
                <w:sz w:val="28"/>
                <w:szCs w:val="28"/>
              </w:rPr>
            </w:pPr>
          </w:p>
        </w:tc>
        <w:tc>
          <w:tcPr>
            <w:tcW w:w="759" w:type="dxa"/>
            <w:vAlign w:val="center"/>
          </w:tcPr>
          <w:p w14:paraId="6196CEDD" w14:textId="77777777" w:rsidR="00266AB8" w:rsidRDefault="00266AB8" w:rsidP="00266AB8">
            <w:pPr>
              <w:pStyle w:val="1"/>
              <w:numPr>
                <w:ilvl w:val="0"/>
                <w:numId w:val="0"/>
              </w:numPr>
              <w:snapToGrid/>
              <w:rPr>
                <w:sz w:val="28"/>
                <w:szCs w:val="28"/>
              </w:rPr>
            </w:pPr>
          </w:p>
        </w:tc>
        <w:tc>
          <w:tcPr>
            <w:tcW w:w="760" w:type="dxa"/>
            <w:vAlign w:val="center"/>
          </w:tcPr>
          <w:p w14:paraId="718AE2CD" w14:textId="77777777" w:rsidR="00266AB8" w:rsidRDefault="00266AB8" w:rsidP="00266AB8">
            <w:pPr>
              <w:pStyle w:val="1"/>
              <w:numPr>
                <w:ilvl w:val="0"/>
                <w:numId w:val="0"/>
              </w:numPr>
              <w:snapToGrid/>
              <w:rPr>
                <w:sz w:val="28"/>
                <w:szCs w:val="28"/>
              </w:rPr>
            </w:pPr>
          </w:p>
        </w:tc>
        <w:tc>
          <w:tcPr>
            <w:tcW w:w="760" w:type="dxa"/>
            <w:vAlign w:val="center"/>
          </w:tcPr>
          <w:p w14:paraId="782BCF9A" w14:textId="77777777" w:rsidR="00266AB8" w:rsidRDefault="00266AB8" w:rsidP="00266AB8">
            <w:pPr>
              <w:pStyle w:val="1"/>
              <w:numPr>
                <w:ilvl w:val="0"/>
                <w:numId w:val="0"/>
              </w:numPr>
              <w:snapToGrid/>
              <w:rPr>
                <w:sz w:val="28"/>
                <w:szCs w:val="28"/>
              </w:rPr>
            </w:pPr>
          </w:p>
        </w:tc>
        <w:tc>
          <w:tcPr>
            <w:tcW w:w="759" w:type="dxa"/>
            <w:vAlign w:val="center"/>
          </w:tcPr>
          <w:p w14:paraId="43C82DF9" w14:textId="77777777" w:rsidR="00266AB8" w:rsidRDefault="00266AB8" w:rsidP="00266AB8">
            <w:pPr>
              <w:pStyle w:val="1"/>
              <w:numPr>
                <w:ilvl w:val="0"/>
                <w:numId w:val="0"/>
              </w:numPr>
              <w:snapToGrid/>
              <w:rPr>
                <w:sz w:val="28"/>
                <w:szCs w:val="28"/>
              </w:rPr>
            </w:pPr>
          </w:p>
        </w:tc>
        <w:tc>
          <w:tcPr>
            <w:tcW w:w="760" w:type="dxa"/>
            <w:vAlign w:val="center"/>
          </w:tcPr>
          <w:p w14:paraId="71987A01" w14:textId="77777777" w:rsidR="00266AB8" w:rsidRDefault="00266AB8" w:rsidP="00266AB8">
            <w:pPr>
              <w:pStyle w:val="1"/>
              <w:numPr>
                <w:ilvl w:val="0"/>
                <w:numId w:val="0"/>
              </w:numPr>
              <w:snapToGrid/>
              <w:rPr>
                <w:sz w:val="28"/>
                <w:szCs w:val="28"/>
              </w:rPr>
            </w:pPr>
          </w:p>
        </w:tc>
        <w:tc>
          <w:tcPr>
            <w:tcW w:w="760" w:type="dxa"/>
            <w:vAlign w:val="center"/>
          </w:tcPr>
          <w:p w14:paraId="018D5C52" w14:textId="77777777" w:rsidR="00266AB8" w:rsidRDefault="00266AB8" w:rsidP="00266AB8">
            <w:pPr>
              <w:pStyle w:val="1"/>
              <w:numPr>
                <w:ilvl w:val="0"/>
                <w:numId w:val="0"/>
              </w:numPr>
              <w:snapToGrid/>
              <w:rPr>
                <w:sz w:val="28"/>
                <w:szCs w:val="28"/>
              </w:rPr>
            </w:pPr>
          </w:p>
        </w:tc>
        <w:tc>
          <w:tcPr>
            <w:tcW w:w="759" w:type="dxa"/>
            <w:shd w:val="clear" w:color="auto" w:fill="D9D9D9" w:themeFill="background1" w:themeFillShade="D9"/>
            <w:vAlign w:val="center"/>
          </w:tcPr>
          <w:p w14:paraId="271B7541"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636E12AF" w14:textId="77777777" w:rsidR="00266AB8" w:rsidRDefault="00266AB8" w:rsidP="00266AB8">
            <w:pPr>
              <w:pStyle w:val="1"/>
              <w:numPr>
                <w:ilvl w:val="0"/>
                <w:numId w:val="0"/>
              </w:numPr>
              <w:snapToGrid/>
              <w:rPr>
                <w:sz w:val="28"/>
                <w:szCs w:val="28"/>
              </w:rPr>
            </w:pPr>
          </w:p>
        </w:tc>
        <w:tc>
          <w:tcPr>
            <w:tcW w:w="760" w:type="dxa"/>
            <w:vAlign w:val="center"/>
          </w:tcPr>
          <w:p w14:paraId="10CFA146" w14:textId="77777777" w:rsidR="00266AB8" w:rsidRDefault="00266AB8" w:rsidP="00266AB8">
            <w:pPr>
              <w:pStyle w:val="1"/>
              <w:numPr>
                <w:ilvl w:val="0"/>
                <w:numId w:val="0"/>
              </w:numPr>
              <w:snapToGrid/>
              <w:rPr>
                <w:sz w:val="28"/>
                <w:szCs w:val="28"/>
              </w:rPr>
            </w:pPr>
          </w:p>
        </w:tc>
      </w:tr>
      <w:tr w:rsidR="00266AB8" w14:paraId="0A2B053B" w14:textId="77777777" w:rsidTr="00CA3882">
        <w:trPr>
          <w:trHeight w:val="454"/>
        </w:trPr>
        <w:tc>
          <w:tcPr>
            <w:tcW w:w="1838" w:type="dxa"/>
            <w:vMerge/>
            <w:shd w:val="clear" w:color="auto" w:fill="E2EFD9" w:themeFill="accent6" w:themeFillTint="33"/>
            <w:vAlign w:val="center"/>
          </w:tcPr>
          <w:p w14:paraId="03502469" w14:textId="77777777" w:rsidR="00266AB8" w:rsidRPr="004E741D" w:rsidRDefault="00266AB8" w:rsidP="00266AB8">
            <w:pPr>
              <w:pStyle w:val="1"/>
              <w:numPr>
                <w:ilvl w:val="0"/>
                <w:numId w:val="0"/>
              </w:numPr>
              <w:snapToGrid/>
              <w:rPr>
                <w:sz w:val="28"/>
                <w:szCs w:val="28"/>
              </w:rPr>
            </w:pPr>
          </w:p>
        </w:tc>
        <w:tc>
          <w:tcPr>
            <w:tcW w:w="759" w:type="dxa"/>
            <w:vAlign w:val="center"/>
          </w:tcPr>
          <w:p w14:paraId="3491760F" w14:textId="77777777" w:rsidR="00266AB8" w:rsidRDefault="00266AB8" w:rsidP="00266AB8">
            <w:pPr>
              <w:pStyle w:val="1"/>
              <w:numPr>
                <w:ilvl w:val="0"/>
                <w:numId w:val="0"/>
              </w:numPr>
              <w:snapToGrid/>
              <w:rPr>
                <w:sz w:val="28"/>
                <w:szCs w:val="28"/>
              </w:rPr>
            </w:pPr>
          </w:p>
        </w:tc>
        <w:tc>
          <w:tcPr>
            <w:tcW w:w="760" w:type="dxa"/>
            <w:vAlign w:val="center"/>
          </w:tcPr>
          <w:p w14:paraId="4B6AF3D8" w14:textId="77777777" w:rsidR="00266AB8" w:rsidRDefault="00266AB8" w:rsidP="00266AB8">
            <w:pPr>
              <w:pStyle w:val="1"/>
              <w:numPr>
                <w:ilvl w:val="0"/>
                <w:numId w:val="0"/>
              </w:numPr>
              <w:snapToGrid/>
              <w:rPr>
                <w:sz w:val="28"/>
                <w:szCs w:val="28"/>
              </w:rPr>
            </w:pPr>
          </w:p>
        </w:tc>
        <w:tc>
          <w:tcPr>
            <w:tcW w:w="759" w:type="dxa"/>
            <w:vAlign w:val="center"/>
          </w:tcPr>
          <w:p w14:paraId="61198081" w14:textId="77777777" w:rsidR="00266AB8" w:rsidRDefault="00266AB8" w:rsidP="00266AB8">
            <w:pPr>
              <w:pStyle w:val="1"/>
              <w:numPr>
                <w:ilvl w:val="0"/>
                <w:numId w:val="0"/>
              </w:numPr>
              <w:snapToGrid/>
              <w:rPr>
                <w:sz w:val="28"/>
                <w:szCs w:val="28"/>
              </w:rPr>
            </w:pPr>
          </w:p>
        </w:tc>
        <w:tc>
          <w:tcPr>
            <w:tcW w:w="760" w:type="dxa"/>
            <w:vAlign w:val="center"/>
          </w:tcPr>
          <w:p w14:paraId="2A63C94E" w14:textId="77777777" w:rsidR="00266AB8" w:rsidRDefault="00266AB8" w:rsidP="00266AB8">
            <w:pPr>
              <w:pStyle w:val="1"/>
              <w:numPr>
                <w:ilvl w:val="0"/>
                <w:numId w:val="0"/>
              </w:numPr>
              <w:snapToGrid/>
              <w:rPr>
                <w:sz w:val="28"/>
                <w:szCs w:val="28"/>
              </w:rPr>
            </w:pPr>
          </w:p>
        </w:tc>
        <w:tc>
          <w:tcPr>
            <w:tcW w:w="760" w:type="dxa"/>
            <w:vAlign w:val="center"/>
          </w:tcPr>
          <w:p w14:paraId="512E7327" w14:textId="77777777" w:rsidR="00266AB8" w:rsidRDefault="00266AB8" w:rsidP="00266AB8">
            <w:pPr>
              <w:pStyle w:val="1"/>
              <w:numPr>
                <w:ilvl w:val="0"/>
                <w:numId w:val="0"/>
              </w:numPr>
              <w:snapToGrid/>
              <w:rPr>
                <w:sz w:val="28"/>
                <w:szCs w:val="28"/>
              </w:rPr>
            </w:pPr>
          </w:p>
        </w:tc>
        <w:tc>
          <w:tcPr>
            <w:tcW w:w="759" w:type="dxa"/>
            <w:vAlign w:val="center"/>
          </w:tcPr>
          <w:p w14:paraId="7E047362" w14:textId="77777777" w:rsidR="00266AB8" w:rsidRDefault="00266AB8" w:rsidP="00266AB8">
            <w:pPr>
              <w:pStyle w:val="1"/>
              <w:numPr>
                <w:ilvl w:val="0"/>
                <w:numId w:val="0"/>
              </w:numPr>
              <w:snapToGrid/>
              <w:rPr>
                <w:sz w:val="28"/>
                <w:szCs w:val="28"/>
              </w:rPr>
            </w:pPr>
          </w:p>
        </w:tc>
        <w:tc>
          <w:tcPr>
            <w:tcW w:w="760" w:type="dxa"/>
            <w:vAlign w:val="center"/>
          </w:tcPr>
          <w:p w14:paraId="0BCB7D1A" w14:textId="77777777" w:rsidR="00266AB8" w:rsidRDefault="00266AB8" w:rsidP="00266AB8">
            <w:pPr>
              <w:pStyle w:val="1"/>
              <w:numPr>
                <w:ilvl w:val="0"/>
                <w:numId w:val="0"/>
              </w:numPr>
              <w:snapToGrid/>
              <w:rPr>
                <w:sz w:val="28"/>
                <w:szCs w:val="28"/>
              </w:rPr>
            </w:pPr>
          </w:p>
        </w:tc>
        <w:tc>
          <w:tcPr>
            <w:tcW w:w="760" w:type="dxa"/>
            <w:vAlign w:val="center"/>
          </w:tcPr>
          <w:p w14:paraId="188B03B9"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281A894E"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1D12388D" w14:textId="77777777" w:rsidR="00266AB8" w:rsidRDefault="00266AB8" w:rsidP="00266AB8">
            <w:pPr>
              <w:pStyle w:val="1"/>
              <w:numPr>
                <w:ilvl w:val="0"/>
                <w:numId w:val="0"/>
              </w:numPr>
              <w:snapToGrid/>
              <w:rPr>
                <w:sz w:val="28"/>
                <w:szCs w:val="28"/>
              </w:rPr>
            </w:pPr>
          </w:p>
        </w:tc>
        <w:tc>
          <w:tcPr>
            <w:tcW w:w="760" w:type="dxa"/>
            <w:vAlign w:val="center"/>
          </w:tcPr>
          <w:p w14:paraId="5F102A13" w14:textId="77777777" w:rsidR="00266AB8" w:rsidRDefault="00266AB8" w:rsidP="00266AB8">
            <w:pPr>
              <w:pStyle w:val="1"/>
              <w:numPr>
                <w:ilvl w:val="0"/>
                <w:numId w:val="0"/>
              </w:numPr>
              <w:snapToGrid/>
              <w:rPr>
                <w:sz w:val="28"/>
                <w:szCs w:val="28"/>
              </w:rPr>
            </w:pPr>
          </w:p>
        </w:tc>
      </w:tr>
      <w:tr w:rsidR="00266AB8" w14:paraId="7A86AD88" w14:textId="77777777" w:rsidTr="00CA3882">
        <w:trPr>
          <w:trHeight w:val="454"/>
        </w:trPr>
        <w:tc>
          <w:tcPr>
            <w:tcW w:w="1838" w:type="dxa"/>
            <w:vMerge w:val="restart"/>
            <w:shd w:val="clear" w:color="auto" w:fill="E2EFD9" w:themeFill="accent6" w:themeFillTint="33"/>
            <w:vAlign w:val="center"/>
          </w:tcPr>
          <w:p w14:paraId="2F74523F" w14:textId="38B6D923" w:rsidR="00266AB8" w:rsidRPr="004E741D" w:rsidRDefault="004E741D" w:rsidP="00266AB8">
            <w:pPr>
              <w:pStyle w:val="1"/>
              <w:numPr>
                <w:ilvl w:val="0"/>
                <w:numId w:val="0"/>
              </w:numPr>
              <w:snapToGrid/>
              <w:rPr>
                <w:sz w:val="28"/>
                <w:szCs w:val="28"/>
              </w:rPr>
            </w:pPr>
            <w:r w:rsidRPr="004E741D">
              <w:rPr>
                <w:sz w:val="28"/>
                <w:szCs w:val="28"/>
              </w:rPr>
              <w:t>系統測試</w:t>
            </w:r>
          </w:p>
        </w:tc>
        <w:tc>
          <w:tcPr>
            <w:tcW w:w="759" w:type="dxa"/>
            <w:vAlign w:val="center"/>
          </w:tcPr>
          <w:p w14:paraId="1C83FC00" w14:textId="77777777" w:rsidR="00266AB8" w:rsidRDefault="00266AB8" w:rsidP="00266AB8">
            <w:pPr>
              <w:pStyle w:val="1"/>
              <w:numPr>
                <w:ilvl w:val="0"/>
                <w:numId w:val="0"/>
              </w:numPr>
              <w:snapToGrid/>
              <w:rPr>
                <w:sz w:val="28"/>
                <w:szCs w:val="28"/>
              </w:rPr>
            </w:pPr>
          </w:p>
        </w:tc>
        <w:tc>
          <w:tcPr>
            <w:tcW w:w="760" w:type="dxa"/>
            <w:vAlign w:val="center"/>
          </w:tcPr>
          <w:p w14:paraId="0E675FEC" w14:textId="77777777" w:rsidR="00266AB8" w:rsidRDefault="00266AB8" w:rsidP="00266AB8">
            <w:pPr>
              <w:pStyle w:val="1"/>
              <w:numPr>
                <w:ilvl w:val="0"/>
                <w:numId w:val="0"/>
              </w:numPr>
              <w:snapToGrid/>
              <w:rPr>
                <w:sz w:val="28"/>
                <w:szCs w:val="28"/>
              </w:rPr>
            </w:pPr>
          </w:p>
        </w:tc>
        <w:tc>
          <w:tcPr>
            <w:tcW w:w="759" w:type="dxa"/>
            <w:vAlign w:val="center"/>
          </w:tcPr>
          <w:p w14:paraId="2ED7A4FF" w14:textId="77777777" w:rsidR="00266AB8" w:rsidRDefault="00266AB8" w:rsidP="00266AB8">
            <w:pPr>
              <w:pStyle w:val="1"/>
              <w:numPr>
                <w:ilvl w:val="0"/>
                <w:numId w:val="0"/>
              </w:numPr>
              <w:snapToGrid/>
              <w:rPr>
                <w:sz w:val="28"/>
                <w:szCs w:val="28"/>
              </w:rPr>
            </w:pPr>
          </w:p>
        </w:tc>
        <w:tc>
          <w:tcPr>
            <w:tcW w:w="760" w:type="dxa"/>
            <w:vAlign w:val="center"/>
          </w:tcPr>
          <w:p w14:paraId="21E19052" w14:textId="77777777" w:rsidR="00266AB8" w:rsidRDefault="00266AB8" w:rsidP="00266AB8">
            <w:pPr>
              <w:pStyle w:val="1"/>
              <w:numPr>
                <w:ilvl w:val="0"/>
                <w:numId w:val="0"/>
              </w:numPr>
              <w:snapToGrid/>
              <w:rPr>
                <w:sz w:val="28"/>
                <w:szCs w:val="28"/>
              </w:rPr>
            </w:pPr>
          </w:p>
        </w:tc>
        <w:tc>
          <w:tcPr>
            <w:tcW w:w="760" w:type="dxa"/>
            <w:vAlign w:val="center"/>
          </w:tcPr>
          <w:p w14:paraId="656A70C7" w14:textId="77777777" w:rsidR="00266AB8" w:rsidRDefault="00266AB8" w:rsidP="00266AB8">
            <w:pPr>
              <w:pStyle w:val="1"/>
              <w:numPr>
                <w:ilvl w:val="0"/>
                <w:numId w:val="0"/>
              </w:numPr>
              <w:snapToGrid/>
              <w:rPr>
                <w:sz w:val="28"/>
                <w:szCs w:val="28"/>
              </w:rPr>
            </w:pPr>
          </w:p>
        </w:tc>
        <w:tc>
          <w:tcPr>
            <w:tcW w:w="759" w:type="dxa"/>
            <w:vAlign w:val="center"/>
          </w:tcPr>
          <w:p w14:paraId="3F757E13" w14:textId="77777777" w:rsidR="00266AB8" w:rsidRDefault="00266AB8" w:rsidP="00266AB8">
            <w:pPr>
              <w:pStyle w:val="1"/>
              <w:numPr>
                <w:ilvl w:val="0"/>
                <w:numId w:val="0"/>
              </w:numPr>
              <w:snapToGrid/>
              <w:rPr>
                <w:sz w:val="28"/>
                <w:szCs w:val="28"/>
              </w:rPr>
            </w:pPr>
          </w:p>
        </w:tc>
        <w:tc>
          <w:tcPr>
            <w:tcW w:w="760" w:type="dxa"/>
            <w:vAlign w:val="center"/>
          </w:tcPr>
          <w:p w14:paraId="19727B71" w14:textId="77777777" w:rsidR="00266AB8" w:rsidRDefault="00266AB8" w:rsidP="00266AB8">
            <w:pPr>
              <w:pStyle w:val="1"/>
              <w:numPr>
                <w:ilvl w:val="0"/>
                <w:numId w:val="0"/>
              </w:numPr>
              <w:snapToGrid/>
              <w:rPr>
                <w:sz w:val="28"/>
                <w:szCs w:val="28"/>
              </w:rPr>
            </w:pPr>
          </w:p>
        </w:tc>
        <w:tc>
          <w:tcPr>
            <w:tcW w:w="760" w:type="dxa"/>
            <w:vAlign w:val="center"/>
          </w:tcPr>
          <w:p w14:paraId="57F65E0A" w14:textId="77777777" w:rsidR="00266AB8" w:rsidRDefault="00266AB8" w:rsidP="00266AB8">
            <w:pPr>
              <w:pStyle w:val="1"/>
              <w:numPr>
                <w:ilvl w:val="0"/>
                <w:numId w:val="0"/>
              </w:numPr>
              <w:snapToGrid/>
              <w:rPr>
                <w:sz w:val="28"/>
                <w:szCs w:val="28"/>
              </w:rPr>
            </w:pPr>
          </w:p>
        </w:tc>
        <w:tc>
          <w:tcPr>
            <w:tcW w:w="759" w:type="dxa"/>
            <w:shd w:val="clear" w:color="auto" w:fill="D9D9D9" w:themeFill="background1" w:themeFillShade="D9"/>
            <w:vAlign w:val="center"/>
          </w:tcPr>
          <w:p w14:paraId="2182841F"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27134E9D"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2ABB9D1A" w14:textId="77777777" w:rsidR="00266AB8" w:rsidRDefault="00266AB8" w:rsidP="00266AB8">
            <w:pPr>
              <w:pStyle w:val="1"/>
              <w:numPr>
                <w:ilvl w:val="0"/>
                <w:numId w:val="0"/>
              </w:numPr>
              <w:snapToGrid/>
              <w:rPr>
                <w:sz w:val="28"/>
                <w:szCs w:val="28"/>
              </w:rPr>
            </w:pPr>
          </w:p>
        </w:tc>
      </w:tr>
      <w:tr w:rsidR="00266AB8" w14:paraId="67781858" w14:textId="77777777" w:rsidTr="00CA3882">
        <w:trPr>
          <w:trHeight w:val="454"/>
        </w:trPr>
        <w:tc>
          <w:tcPr>
            <w:tcW w:w="1838" w:type="dxa"/>
            <w:vMerge/>
            <w:shd w:val="clear" w:color="auto" w:fill="E2EFD9" w:themeFill="accent6" w:themeFillTint="33"/>
            <w:vAlign w:val="center"/>
          </w:tcPr>
          <w:p w14:paraId="1BBC385D" w14:textId="77777777" w:rsidR="00266AB8" w:rsidRPr="004E741D" w:rsidRDefault="00266AB8" w:rsidP="00266AB8">
            <w:pPr>
              <w:pStyle w:val="1"/>
              <w:numPr>
                <w:ilvl w:val="0"/>
                <w:numId w:val="0"/>
              </w:numPr>
              <w:snapToGrid/>
              <w:rPr>
                <w:sz w:val="28"/>
                <w:szCs w:val="28"/>
              </w:rPr>
            </w:pPr>
          </w:p>
        </w:tc>
        <w:tc>
          <w:tcPr>
            <w:tcW w:w="759" w:type="dxa"/>
            <w:vAlign w:val="center"/>
          </w:tcPr>
          <w:p w14:paraId="1ECB084D" w14:textId="77777777" w:rsidR="00266AB8" w:rsidRDefault="00266AB8" w:rsidP="00266AB8">
            <w:pPr>
              <w:pStyle w:val="1"/>
              <w:numPr>
                <w:ilvl w:val="0"/>
                <w:numId w:val="0"/>
              </w:numPr>
              <w:snapToGrid/>
              <w:rPr>
                <w:sz w:val="28"/>
                <w:szCs w:val="28"/>
              </w:rPr>
            </w:pPr>
          </w:p>
        </w:tc>
        <w:tc>
          <w:tcPr>
            <w:tcW w:w="760" w:type="dxa"/>
            <w:vAlign w:val="center"/>
          </w:tcPr>
          <w:p w14:paraId="6E0A3482" w14:textId="77777777" w:rsidR="00266AB8" w:rsidRDefault="00266AB8" w:rsidP="00266AB8">
            <w:pPr>
              <w:pStyle w:val="1"/>
              <w:numPr>
                <w:ilvl w:val="0"/>
                <w:numId w:val="0"/>
              </w:numPr>
              <w:snapToGrid/>
              <w:rPr>
                <w:sz w:val="28"/>
                <w:szCs w:val="28"/>
              </w:rPr>
            </w:pPr>
          </w:p>
        </w:tc>
        <w:tc>
          <w:tcPr>
            <w:tcW w:w="759" w:type="dxa"/>
            <w:vAlign w:val="center"/>
          </w:tcPr>
          <w:p w14:paraId="188D4475" w14:textId="77777777" w:rsidR="00266AB8" w:rsidRDefault="00266AB8" w:rsidP="00266AB8">
            <w:pPr>
              <w:pStyle w:val="1"/>
              <w:numPr>
                <w:ilvl w:val="0"/>
                <w:numId w:val="0"/>
              </w:numPr>
              <w:snapToGrid/>
              <w:rPr>
                <w:sz w:val="28"/>
                <w:szCs w:val="28"/>
              </w:rPr>
            </w:pPr>
          </w:p>
        </w:tc>
        <w:tc>
          <w:tcPr>
            <w:tcW w:w="760" w:type="dxa"/>
            <w:vAlign w:val="center"/>
          </w:tcPr>
          <w:p w14:paraId="7E87FF43" w14:textId="77777777" w:rsidR="00266AB8" w:rsidRDefault="00266AB8" w:rsidP="00266AB8">
            <w:pPr>
              <w:pStyle w:val="1"/>
              <w:numPr>
                <w:ilvl w:val="0"/>
                <w:numId w:val="0"/>
              </w:numPr>
              <w:snapToGrid/>
              <w:rPr>
                <w:sz w:val="28"/>
                <w:szCs w:val="28"/>
              </w:rPr>
            </w:pPr>
          </w:p>
        </w:tc>
        <w:tc>
          <w:tcPr>
            <w:tcW w:w="760" w:type="dxa"/>
            <w:vAlign w:val="center"/>
          </w:tcPr>
          <w:p w14:paraId="4258A779" w14:textId="77777777" w:rsidR="00266AB8" w:rsidRDefault="00266AB8" w:rsidP="00266AB8">
            <w:pPr>
              <w:pStyle w:val="1"/>
              <w:numPr>
                <w:ilvl w:val="0"/>
                <w:numId w:val="0"/>
              </w:numPr>
              <w:snapToGrid/>
              <w:rPr>
                <w:sz w:val="28"/>
                <w:szCs w:val="28"/>
              </w:rPr>
            </w:pPr>
          </w:p>
        </w:tc>
        <w:tc>
          <w:tcPr>
            <w:tcW w:w="759" w:type="dxa"/>
            <w:vAlign w:val="center"/>
          </w:tcPr>
          <w:p w14:paraId="5E1DA9CB" w14:textId="77777777" w:rsidR="00266AB8" w:rsidRDefault="00266AB8" w:rsidP="00266AB8">
            <w:pPr>
              <w:pStyle w:val="1"/>
              <w:numPr>
                <w:ilvl w:val="0"/>
                <w:numId w:val="0"/>
              </w:numPr>
              <w:snapToGrid/>
              <w:rPr>
                <w:sz w:val="28"/>
                <w:szCs w:val="28"/>
              </w:rPr>
            </w:pPr>
          </w:p>
        </w:tc>
        <w:tc>
          <w:tcPr>
            <w:tcW w:w="760" w:type="dxa"/>
            <w:vAlign w:val="center"/>
          </w:tcPr>
          <w:p w14:paraId="3307AC9C" w14:textId="77777777" w:rsidR="00266AB8" w:rsidRDefault="00266AB8" w:rsidP="00266AB8">
            <w:pPr>
              <w:pStyle w:val="1"/>
              <w:numPr>
                <w:ilvl w:val="0"/>
                <w:numId w:val="0"/>
              </w:numPr>
              <w:snapToGrid/>
              <w:rPr>
                <w:sz w:val="28"/>
                <w:szCs w:val="28"/>
              </w:rPr>
            </w:pPr>
          </w:p>
        </w:tc>
        <w:tc>
          <w:tcPr>
            <w:tcW w:w="760" w:type="dxa"/>
            <w:vAlign w:val="center"/>
          </w:tcPr>
          <w:p w14:paraId="4875AAAC" w14:textId="77777777" w:rsidR="00266AB8" w:rsidRDefault="00266AB8" w:rsidP="00266AB8">
            <w:pPr>
              <w:pStyle w:val="1"/>
              <w:numPr>
                <w:ilvl w:val="0"/>
                <w:numId w:val="0"/>
              </w:numPr>
              <w:snapToGrid/>
              <w:rPr>
                <w:sz w:val="28"/>
                <w:szCs w:val="28"/>
              </w:rPr>
            </w:pPr>
          </w:p>
        </w:tc>
        <w:tc>
          <w:tcPr>
            <w:tcW w:w="759" w:type="dxa"/>
            <w:shd w:val="clear" w:color="auto" w:fill="7F7F7F" w:themeFill="text1" w:themeFillTint="80"/>
            <w:vAlign w:val="center"/>
          </w:tcPr>
          <w:p w14:paraId="652165B1"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4D473601" w14:textId="77777777" w:rsidR="00266AB8" w:rsidRDefault="00266AB8" w:rsidP="00266AB8">
            <w:pPr>
              <w:pStyle w:val="1"/>
              <w:numPr>
                <w:ilvl w:val="0"/>
                <w:numId w:val="0"/>
              </w:numPr>
              <w:snapToGrid/>
              <w:rPr>
                <w:sz w:val="28"/>
                <w:szCs w:val="28"/>
              </w:rPr>
            </w:pPr>
          </w:p>
        </w:tc>
        <w:tc>
          <w:tcPr>
            <w:tcW w:w="760" w:type="dxa"/>
            <w:shd w:val="clear" w:color="auto" w:fill="7F7F7F" w:themeFill="text1" w:themeFillTint="80"/>
            <w:vAlign w:val="center"/>
          </w:tcPr>
          <w:p w14:paraId="3FEFA41F" w14:textId="77777777" w:rsidR="00266AB8" w:rsidRDefault="00266AB8" w:rsidP="00266AB8">
            <w:pPr>
              <w:pStyle w:val="1"/>
              <w:numPr>
                <w:ilvl w:val="0"/>
                <w:numId w:val="0"/>
              </w:numPr>
              <w:snapToGrid/>
              <w:rPr>
                <w:sz w:val="28"/>
                <w:szCs w:val="28"/>
              </w:rPr>
            </w:pPr>
          </w:p>
        </w:tc>
      </w:tr>
      <w:tr w:rsidR="00266AB8" w14:paraId="6D1BFC5F" w14:textId="77777777" w:rsidTr="003B7CBD">
        <w:trPr>
          <w:trHeight w:val="454"/>
        </w:trPr>
        <w:tc>
          <w:tcPr>
            <w:tcW w:w="1838" w:type="dxa"/>
            <w:vMerge w:val="restart"/>
            <w:shd w:val="clear" w:color="auto" w:fill="E2EFD9" w:themeFill="accent6" w:themeFillTint="33"/>
            <w:vAlign w:val="center"/>
          </w:tcPr>
          <w:p w14:paraId="054AD511" w14:textId="5A5D6AF7" w:rsidR="00266AB8" w:rsidRPr="004E741D" w:rsidRDefault="004E741D" w:rsidP="00266AB8">
            <w:pPr>
              <w:pStyle w:val="1"/>
              <w:numPr>
                <w:ilvl w:val="0"/>
                <w:numId w:val="0"/>
              </w:numPr>
              <w:snapToGrid/>
              <w:rPr>
                <w:sz w:val="28"/>
                <w:szCs w:val="28"/>
              </w:rPr>
            </w:pPr>
            <w:r w:rsidRPr="004E741D">
              <w:rPr>
                <w:sz w:val="28"/>
                <w:szCs w:val="28"/>
              </w:rPr>
              <w:t>口頭簡報</w:t>
            </w:r>
          </w:p>
        </w:tc>
        <w:tc>
          <w:tcPr>
            <w:tcW w:w="759" w:type="dxa"/>
            <w:vAlign w:val="center"/>
          </w:tcPr>
          <w:p w14:paraId="22DCB2A3" w14:textId="77777777" w:rsidR="00266AB8" w:rsidRDefault="00266AB8" w:rsidP="00266AB8">
            <w:pPr>
              <w:pStyle w:val="1"/>
              <w:numPr>
                <w:ilvl w:val="0"/>
                <w:numId w:val="0"/>
              </w:numPr>
              <w:snapToGrid/>
              <w:rPr>
                <w:sz w:val="28"/>
                <w:szCs w:val="28"/>
              </w:rPr>
            </w:pPr>
          </w:p>
        </w:tc>
        <w:tc>
          <w:tcPr>
            <w:tcW w:w="760" w:type="dxa"/>
            <w:vAlign w:val="center"/>
          </w:tcPr>
          <w:p w14:paraId="07BDD94E" w14:textId="77777777" w:rsidR="00266AB8" w:rsidRDefault="00266AB8" w:rsidP="00266AB8">
            <w:pPr>
              <w:pStyle w:val="1"/>
              <w:numPr>
                <w:ilvl w:val="0"/>
                <w:numId w:val="0"/>
              </w:numPr>
              <w:snapToGrid/>
              <w:rPr>
                <w:sz w:val="28"/>
                <w:szCs w:val="28"/>
              </w:rPr>
            </w:pPr>
          </w:p>
        </w:tc>
        <w:tc>
          <w:tcPr>
            <w:tcW w:w="759" w:type="dxa"/>
            <w:vAlign w:val="center"/>
          </w:tcPr>
          <w:p w14:paraId="194640C2" w14:textId="77777777" w:rsidR="00266AB8" w:rsidRDefault="00266AB8" w:rsidP="00266AB8">
            <w:pPr>
              <w:pStyle w:val="1"/>
              <w:numPr>
                <w:ilvl w:val="0"/>
                <w:numId w:val="0"/>
              </w:numPr>
              <w:snapToGrid/>
              <w:rPr>
                <w:sz w:val="28"/>
                <w:szCs w:val="28"/>
              </w:rPr>
            </w:pPr>
          </w:p>
        </w:tc>
        <w:tc>
          <w:tcPr>
            <w:tcW w:w="760" w:type="dxa"/>
            <w:vAlign w:val="center"/>
          </w:tcPr>
          <w:p w14:paraId="372F0787" w14:textId="77777777" w:rsidR="00266AB8" w:rsidRDefault="00266AB8" w:rsidP="00266AB8">
            <w:pPr>
              <w:pStyle w:val="1"/>
              <w:numPr>
                <w:ilvl w:val="0"/>
                <w:numId w:val="0"/>
              </w:numPr>
              <w:snapToGrid/>
              <w:rPr>
                <w:sz w:val="28"/>
                <w:szCs w:val="28"/>
              </w:rPr>
            </w:pPr>
          </w:p>
        </w:tc>
        <w:tc>
          <w:tcPr>
            <w:tcW w:w="760" w:type="dxa"/>
            <w:vAlign w:val="center"/>
          </w:tcPr>
          <w:p w14:paraId="22409099" w14:textId="77777777" w:rsidR="00266AB8" w:rsidRDefault="00266AB8" w:rsidP="00266AB8">
            <w:pPr>
              <w:pStyle w:val="1"/>
              <w:numPr>
                <w:ilvl w:val="0"/>
                <w:numId w:val="0"/>
              </w:numPr>
              <w:snapToGrid/>
              <w:rPr>
                <w:sz w:val="28"/>
                <w:szCs w:val="28"/>
              </w:rPr>
            </w:pPr>
          </w:p>
        </w:tc>
        <w:tc>
          <w:tcPr>
            <w:tcW w:w="759" w:type="dxa"/>
            <w:vAlign w:val="center"/>
          </w:tcPr>
          <w:p w14:paraId="21F80D28" w14:textId="77777777" w:rsidR="00266AB8" w:rsidRDefault="00266AB8" w:rsidP="00266AB8">
            <w:pPr>
              <w:pStyle w:val="1"/>
              <w:numPr>
                <w:ilvl w:val="0"/>
                <w:numId w:val="0"/>
              </w:numPr>
              <w:snapToGrid/>
              <w:rPr>
                <w:sz w:val="28"/>
                <w:szCs w:val="28"/>
              </w:rPr>
            </w:pPr>
          </w:p>
        </w:tc>
        <w:tc>
          <w:tcPr>
            <w:tcW w:w="760" w:type="dxa"/>
            <w:vAlign w:val="center"/>
          </w:tcPr>
          <w:p w14:paraId="441D8DA0" w14:textId="77777777" w:rsidR="00266AB8" w:rsidRDefault="00266AB8" w:rsidP="00266AB8">
            <w:pPr>
              <w:pStyle w:val="1"/>
              <w:numPr>
                <w:ilvl w:val="0"/>
                <w:numId w:val="0"/>
              </w:numPr>
              <w:snapToGrid/>
              <w:rPr>
                <w:sz w:val="28"/>
                <w:szCs w:val="28"/>
              </w:rPr>
            </w:pPr>
          </w:p>
        </w:tc>
        <w:tc>
          <w:tcPr>
            <w:tcW w:w="760" w:type="dxa"/>
            <w:vAlign w:val="center"/>
          </w:tcPr>
          <w:p w14:paraId="3CCF01A6" w14:textId="77777777" w:rsidR="00266AB8" w:rsidRDefault="00266AB8" w:rsidP="00266AB8">
            <w:pPr>
              <w:pStyle w:val="1"/>
              <w:numPr>
                <w:ilvl w:val="0"/>
                <w:numId w:val="0"/>
              </w:numPr>
              <w:snapToGrid/>
              <w:rPr>
                <w:sz w:val="28"/>
                <w:szCs w:val="28"/>
              </w:rPr>
            </w:pPr>
          </w:p>
        </w:tc>
        <w:tc>
          <w:tcPr>
            <w:tcW w:w="759" w:type="dxa"/>
            <w:vAlign w:val="center"/>
          </w:tcPr>
          <w:p w14:paraId="6C7F24EE" w14:textId="77777777" w:rsidR="00266AB8" w:rsidRDefault="00266AB8" w:rsidP="00266AB8">
            <w:pPr>
              <w:pStyle w:val="1"/>
              <w:numPr>
                <w:ilvl w:val="0"/>
                <w:numId w:val="0"/>
              </w:numPr>
              <w:snapToGrid/>
              <w:rPr>
                <w:sz w:val="28"/>
                <w:szCs w:val="28"/>
              </w:rPr>
            </w:pPr>
          </w:p>
        </w:tc>
        <w:tc>
          <w:tcPr>
            <w:tcW w:w="760" w:type="dxa"/>
            <w:vAlign w:val="center"/>
          </w:tcPr>
          <w:p w14:paraId="64B8A051" w14:textId="77777777" w:rsidR="00266AB8" w:rsidRDefault="00266AB8" w:rsidP="00266AB8">
            <w:pPr>
              <w:pStyle w:val="1"/>
              <w:numPr>
                <w:ilvl w:val="0"/>
                <w:numId w:val="0"/>
              </w:numPr>
              <w:snapToGrid/>
              <w:rPr>
                <w:sz w:val="28"/>
                <w:szCs w:val="28"/>
              </w:rPr>
            </w:pPr>
          </w:p>
        </w:tc>
        <w:tc>
          <w:tcPr>
            <w:tcW w:w="760" w:type="dxa"/>
            <w:shd w:val="clear" w:color="auto" w:fill="D9D9D9" w:themeFill="background1" w:themeFillShade="D9"/>
            <w:vAlign w:val="center"/>
          </w:tcPr>
          <w:p w14:paraId="19EB25F6" w14:textId="77777777" w:rsidR="00266AB8" w:rsidRDefault="00266AB8" w:rsidP="00266AB8">
            <w:pPr>
              <w:pStyle w:val="1"/>
              <w:numPr>
                <w:ilvl w:val="0"/>
                <w:numId w:val="0"/>
              </w:numPr>
              <w:snapToGrid/>
              <w:rPr>
                <w:sz w:val="28"/>
                <w:szCs w:val="28"/>
              </w:rPr>
            </w:pPr>
          </w:p>
        </w:tc>
      </w:tr>
      <w:tr w:rsidR="00266AB8" w14:paraId="2265E158" w14:textId="77777777" w:rsidTr="00A831F7">
        <w:trPr>
          <w:trHeight w:val="454"/>
        </w:trPr>
        <w:tc>
          <w:tcPr>
            <w:tcW w:w="1838" w:type="dxa"/>
            <w:vMerge/>
            <w:shd w:val="clear" w:color="auto" w:fill="E2EFD9" w:themeFill="accent6" w:themeFillTint="33"/>
            <w:vAlign w:val="center"/>
          </w:tcPr>
          <w:p w14:paraId="65ADB694" w14:textId="77777777" w:rsidR="00266AB8" w:rsidRPr="004E741D" w:rsidRDefault="00266AB8" w:rsidP="00266AB8">
            <w:pPr>
              <w:pStyle w:val="1"/>
              <w:numPr>
                <w:ilvl w:val="0"/>
                <w:numId w:val="0"/>
              </w:numPr>
              <w:snapToGrid/>
              <w:rPr>
                <w:sz w:val="28"/>
                <w:szCs w:val="28"/>
              </w:rPr>
            </w:pPr>
          </w:p>
        </w:tc>
        <w:tc>
          <w:tcPr>
            <w:tcW w:w="759" w:type="dxa"/>
            <w:vAlign w:val="center"/>
          </w:tcPr>
          <w:p w14:paraId="54424586" w14:textId="77777777" w:rsidR="00266AB8" w:rsidRDefault="00266AB8" w:rsidP="00266AB8">
            <w:pPr>
              <w:pStyle w:val="1"/>
              <w:numPr>
                <w:ilvl w:val="0"/>
                <w:numId w:val="0"/>
              </w:numPr>
              <w:snapToGrid/>
              <w:rPr>
                <w:sz w:val="28"/>
                <w:szCs w:val="28"/>
              </w:rPr>
            </w:pPr>
          </w:p>
        </w:tc>
        <w:tc>
          <w:tcPr>
            <w:tcW w:w="760" w:type="dxa"/>
            <w:vAlign w:val="center"/>
          </w:tcPr>
          <w:p w14:paraId="0D7205E4" w14:textId="77777777" w:rsidR="00266AB8" w:rsidRDefault="00266AB8" w:rsidP="00266AB8">
            <w:pPr>
              <w:pStyle w:val="1"/>
              <w:numPr>
                <w:ilvl w:val="0"/>
                <w:numId w:val="0"/>
              </w:numPr>
              <w:snapToGrid/>
              <w:rPr>
                <w:sz w:val="28"/>
                <w:szCs w:val="28"/>
              </w:rPr>
            </w:pPr>
          </w:p>
        </w:tc>
        <w:tc>
          <w:tcPr>
            <w:tcW w:w="759" w:type="dxa"/>
            <w:vAlign w:val="center"/>
          </w:tcPr>
          <w:p w14:paraId="6A58B7FE" w14:textId="77777777" w:rsidR="00266AB8" w:rsidRDefault="00266AB8" w:rsidP="00266AB8">
            <w:pPr>
              <w:pStyle w:val="1"/>
              <w:numPr>
                <w:ilvl w:val="0"/>
                <w:numId w:val="0"/>
              </w:numPr>
              <w:snapToGrid/>
              <w:rPr>
                <w:sz w:val="28"/>
                <w:szCs w:val="28"/>
              </w:rPr>
            </w:pPr>
          </w:p>
        </w:tc>
        <w:tc>
          <w:tcPr>
            <w:tcW w:w="760" w:type="dxa"/>
            <w:vAlign w:val="center"/>
          </w:tcPr>
          <w:p w14:paraId="68978601" w14:textId="77777777" w:rsidR="00266AB8" w:rsidRDefault="00266AB8" w:rsidP="00266AB8">
            <w:pPr>
              <w:pStyle w:val="1"/>
              <w:numPr>
                <w:ilvl w:val="0"/>
                <w:numId w:val="0"/>
              </w:numPr>
              <w:snapToGrid/>
              <w:rPr>
                <w:sz w:val="28"/>
                <w:szCs w:val="28"/>
              </w:rPr>
            </w:pPr>
          </w:p>
        </w:tc>
        <w:tc>
          <w:tcPr>
            <w:tcW w:w="760" w:type="dxa"/>
            <w:vAlign w:val="center"/>
          </w:tcPr>
          <w:p w14:paraId="17FCC270" w14:textId="77777777" w:rsidR="00266AB8" w:rsidRDefault="00266AB8" w:rsidP="00266AB8">
            <w:pPr>
              <w:pStyle w:val="1"/>
              <w:numPr>
                <w:ilvl w:val="0"/>
                <w:numId w:val="0"/>
              </w:numPr>
              <w:snapToGrid/>
              <w:rPr>
                <w:sz w:val="28"/>
                <w:szCs w:val="28"/>
              </w:rPr>
            </w:pPr>
          </w:p>
        </w:tc>
        <w:tc>
          <w:tcPr>
            <w:tcW w:w="759" w:type="dxa"/>
            <w:vAlign w:val="center"/>
          </w:tcPr>
          <w:p w14:paraId="56BBEFA5" w14:textId="77777777" w:rsidR="00266AB8" w:rsidRDefault="00266AB8" w:rsidP="00266AB8">
            <w:pPr>
              <w:pStyle w:val="1"/>
              <w:numPr>
                <w:ilvl w:val="0"/>
                <w:numId w:val="0"/>
              </w:numPr>
              <w:snapToGrid/>
              <w:rPr>
                <w:sz w:val="28"/>
                <w:szCs w:val="28"/>
              </w:rPr>
            </w:pPr>
          </w:p>
        </w:tc>
        <w:tc>
          <w:tcPr>
            <w:tcW w:w="760" w:type="dxa"/>
            <w:vAlign w:val="center"/>
          </w:tcPr>
          <w:p w14:paraId="02E5662F" w14:textId="77777777" w:rsidR="00266AB8" w:rsidRDefault="00266AB8" w:rsidP="00266AB8">
            <w:pPr>
              <w:pStyle w:val="1"/>
              <w:numPr>
                <w:ilvl w:val="0"/>
                <w:numId w:val="0"/>
              </w:numPr>
              <w:snapToGrid/>
              <w:rPr>
                <w:sz w:val="28"/>
                <w:szCs w:val="28"/>
              </w:rPr>
            </w:pPr>
          </w:p>
        </w:tc>
        <w:tc>
          <w:tcPr>
            <w:tcW w:w="760" w:type="dxa"/>
            <w:vAlign w:val="center"/>
          </w:tcPr>
          <w:p w14:paraId="358DD95D" w14:textId="77777777" w:rsidR="00266AB8" w:rsidRDefault="00266AB8" w:rsidP="00266AB8">
            <w:pPr>
              <w:pStyle w:val="1"/>
              <w:numPr>
                <w:ilvl w:val="0"/>
                <w:numId w:val="0"/>
              </w:numPr>
              <w:snapToGrid/>
              <w:rPr>
                <w:sz w:val="28"/>
                <w:szCs w:val="28"/>
              </w:rPr>
            </w:pPr>
          </w:p>
        </w:tc>
        <w:tc>
          <w:tcPr>
            <w:tcW w:w="759" w:type="dxa"/>
            <w:vAlign w:val="center"/>
          </w:tcPr>
          <w:p w14:paraId="1DD898C9" w14:textId="77777777" w:rsidR="00266AB8" w:rsidRDefault="00266AB8" w:rsidP="00266AB8">
            <w:pPr>
              <w:pStyle w:val="1"/>
              <w:numPr>
                <w:ilvl w:val="0"/>
                <w:numId w:val="0"/>
              </w:numPr>
              <w:snapToGrid/>
              <w:rPr>
                <w:sz w:val="28"/>
                <w:szCs w:val="28"/>
              </w:rPr>
            </w:pPr>
          </w:p>
        </w:tc>
        <w:tc>
          <w:tcPr>
            <w:tcW w:w="760" w:type="dxa"/>
            <w:vAlign w:val="center"/>
          </w:tcPr>
          <w:p w14:paraId="196A12E4" w14:textId="77777777" w:rsidR="00266AB8" w:rsidRDefault="00266AB8" w:rsidP="00266AB8">
            <w:pPr>
              <w:pStyle w:val="1"/>
              <w:numPr>
                <w:ilvl w:val="0"/>
                <w:numId w:val="0"/>
              </w:numPr>
              <w:snapToGrid/>
              <w:rPr>
                <w:sz w:val="28"/>
                <w:szCs w:val="28"/>
              </w:rPr>
            </w:pPr>
          </w:p>
        </w:tc>
        <w:tc>
          <w:tcPr>
            <w:tcW w:w="760" w:type="dxa"/>
            <w:vAlign w:val="center"/>
          </w:tcPr>
          <w:p w14:paraId="15636D54" w14:textId="77777777" w:rsidR="00266AB8" w:rsidRDefault="00266AB8" w:rsidP="00266AB8">
            <w:pPr>
              <w:pStyle w:val="1"/>
              <w:numPr>
                <w:ilvl w:val="0"/>
                <w:numId w:val="0"/>
              </w:numPr>
              <w:snapToGrid/>
              <w:rPr>
                <w:sz w:val="28"/>
                <w:szCs w:val="28"/>
              </w:rPr>
            </w:pPr>
          </w:p>
        </w:tc>
      </w:tr>
    </w:tbl>
    <w:p w14:paraId="4691A307" w14:textId="77777777" w:rsidR="00A831F7" w:rsidRDefault="00A831F7" w:rsidP="00266AB8">
      <w:pPr>
        <w:pStyle w:val="1"/>
        <w:numPr>
          <w:ilvl w:val="0"/>
          <w:numId w:val="0"/>
        </w:numPr>
        <w:snapToGrid/>
        <w:jc w:val="left"/>
        <w:rPr>
          <w:sz w:val="28"/>
          <w:szCs w:val="28"/>
        </w:rPr>
        <w:sectPr w:rsidR="00A831F7" w:rsidSect="00C87602">
          <w:headerReference w:type="first" r:id="rId23"/>
          <w:pgSz w:w="11906" w:h="16838" w:code="9"/>
          <w:pgMar w:top="851" w:right="851" w:bottom="851" w:left="851" w:header="567" w:footer="567" w:gutter="0"/>
          <w:cols w:space="425"/>
          <w:docGrid w:type="lines" w:linePitch="360"/>
        </w:sectPr>
      </w:pPr>
    </w:p>
    <w:p w14:paraId="308D6CC5" w14:textId="6DE64A30" w:rsidR="00826D19" w:rsidRPr="00D04B78" w:rsidRDefault="00A831F7" w:rsidP="00C217F3">
      <w:pPr>
        <w:pStyle w:val="21"/>
      </w:pPr>
      <w:r w:rsidRPr="00D04B78">
        <w:lastRenderedPageBreak/>
        <w:t xml:space="preserve">4-2 </w:t>
      </w:r>
      <w:r w:rsidRPr="00D04B78">
        <w:t>專業分工</w:t>
      </w:r>
    </w:p>
    <w:p w14:paraId="36B9185C" w14:textId="59712962" w:rsidR="0069590B" w:rsidRDefault="0069590B" w:rsidP="00A831F7">
      <w:pPr>
        <w:pStyle w:val="1"/>
        <w:numPr>
          <w:ilvl w:val="0"/>
          <w:numId w:val="0"/>
        </w:numPr>
        <w:snapToGrid/>
        <w:jc w:val="left"/>
        <w:rPr>
          <w:sz w:val="28"/>
          <w:szCs w:val="28"/>
        </w:rPr>
      </w:pPr>
    </w:p>
    <w:p w14:paraId="6F5ADB7D" w14:textId="7CB56214" w:rsidR="0069590B" w:rsidRDefault="0069590B" w:rsidP="0069590B">
      <w:pPr>
        <w:pStyle w:val="1"/>
        <w:numPr>
          <w:ilvl w:val="0"/>
          <w:numId w:val="0"/>
        </w:numPr>
        <w:snapToGrid/>
        <w:spacing w:line="500" w:lineRule="exact"/>
        <w:jc w:val="right"/>
        <w:rPr>
          <w:sz w:val="28"/>
          <w:szCs w:val="28"/>
        </w:rPr>
      </w:pPr>
      <w:r>
        <w:rPr>
          <w:sz w:val="28"/>
          <w:szCs w:val="28"/>
        </w:rPr>
        <w:sym w:font="Wingdings 2" w:char="F098"/>
      </w:r>
      <w:r>
        <w:rPr>
          <w:rFonts w:hint="eastAsia"/>
          <w:sz w:val="28"/>
          <w:szCs w:val="28"/>
        </w:rPr>
        <w:t>：主要負責</w:t>
      </w:r>
    </w:p>
    <w:p w14:paraId="7C56B3B6" w14:textId="68098AF4" w:rsidR="00A831F7" w:rsidRDefault="0069590B" w:rsidP="0069590B">
      <w:pPr>
        <w:pStyle w:val="1"/>
        <w:numPr>
          <w:ilvl w:val="0"/>
          <w:numId w:val="0"/>
        </w:numPr>
        <w:snapToGrid/>
        <w:spacing w:afterLines="50" w:after="180" w:line="500" w:lineRule="exact"/>
        <w:jc w:val="right"/>
        <w:rPr>
          <w:sz w:val="28"/>
          <w:szCs w:val="28"/>
        </w:rPr>
      </w:pPr>
      <w:r>
        <w:rPr>
          <w:sz w:val="28"/>
          <w:szCs w:val="28"/>
        </w:rPr>
        <w:sym w:font="Wingdings 2" w:char="F099"/>
      </w:r>
      <w:r>
        <w:rPr>
          <w:rFonts w:hint="eastAsia"/>
          <w:sz w:val="28"/>
          <w:szCs w:val="28"/>
        </w:rPr>
        <w:t>：協助負責</w:t>
      </w:r>
    </w:p>
    <w:tbl>
      <w:tblPr>
        <w:tblStyle w:val="a9"/>
        <w:tblW w:w="0" w:type="auto"/>
        <w:tblLook w:val="04A0" w:firstRow="1" w:lastRow="0" w:firstColumn="1" w:lastColumn="0" w:noHBand="0" w:noVBand="1"/>
      </w:tblPr>
      <w:tblGrid>
        <w:gridCol w:w="1542"/>
        <w:gridCol w:w="1657"/>
        <w:gridCol w:w="1399"/>
        <w:gridCol w:w="1399"/>
        <w:gridCol w:w="1399"/>
        <w:gridCol w:w="1399"/>
        <w:gridCol w:w="1399"/>
      </w:tblGrid>
      <w:tr w:rsidR="00A831F7" w14:paraId="4F4AD837" w14:textId="77777777" w:rsidTr="00F82A73">
        <w:trPr>
          <w:trHeight w:hRule="exact" w:val="1021"/>
        </w:trPr>
        <w:tc>
          <w:tcPr>
            <w:tcW w:w="3199" w:type="dxa"/>
            <w:gridSpan w:val="2"/>
            <w:tcBorders>
              <w:tl2br w:val="single" w:sz="4" w:space="0" w:color="auto"/>
            </w:tcBorders>
            <w:shd w:val="clear" w:color="auto" w:fill="BDD6EE" w:themeFill="accent5" w:themeFillTint="66"/>
            <w:vAlign w:val="center"/>
          </w:tcPr>
          <w:p w14:paraId="48673AD8" w14:textId="22C1EB33" w:rsidR="00A831F7" w:rsidRPr="00F86B39" w:rsidRDefault="00A831F7" w:rsidP="00F82A73">
            <w:pPr>
              <w:pStyle w:val="1"/>
              <w:numPr>
                <w:ilvl w:val="0"/>
                <w:numId w:val="0"/>
              </w:numPr>
              <w:wordWrap w:val="0"/>
              <w:snapToGrid/>
              <w:spacing w:beforeLines="10" w:before="36" w:line="360" w:lineRule="exact"/>
              <w:jc w:val="right"/>
              <w:rPr>
                <w:sz w:val="28"/>
                <w:szCs w:val="28"/>
              </w:rPr>
            </w:pPr>
            <w:r w:rsidRPr="00F86B39">
              <w:rPr>
                <w:rFonts w:hint="eastAsia"/>
                <w:sz w:val="28"/>
                <w:szCs w:val="28"/>
              </w:rPr>
              <w:t>組員</w:t>
            </w:r>
            <w:r w:rsidRPr="00F86B39">
              <w:rPr>
                <w:rFonts w:hint="eastAsia"/>
                <w:sz w:val="28"/>
                <w:szCs w:val="28"/>
              </w:rPr>
              <w:t xml:space="preserve"> </w:t>
            </w:r>
          </w:p>
          <w:p w14:paraId="7AFC99B6" w14:textId="305C74A3" w:rsidR="00A831F7" w:rsidRPr="00F86B39" w:rsidRDefault="00F86B39" w:rsidP="00F82A73">
            <w:pPr>
              <w:pStyle w:val="1"/>
              <w:numPr>
                <w:ilvl w:val="0"/>
                <w:numId w:val="0"/>
              </w:numPr>
              <w:snapToGrid/>
              <w:jc w:val="left"/>
              <w:rPr>
                <w:sz w:val="28"/>
                <w:szCs w:val="28"/>
              </w:rPr>
            </w:pPr>
            <w:r w:rsidRPr="00F86B39">
              <w:rPr>
                <w:rFonts w:hint="eastAsia"/>
                <w:sz w:val="28"/>
                <w:szCs w:val="28"/>
              </w:rPr>
              <w:t xml:space="preserve"> </w:t>
            </w:r>
            <w:r w:rsidR="00A831F7" w:rsidRPr="00F86B39">
              <w:rPr>
                <w:rFonts w:hint="eastAsia"/>
                <w:sz w:val="28"/>
                <w:szCs w:val="28"/>
              </w:rPr>
              <w:t>工作項目</w:t>
            </w:r>
          </w:p>
        </w:tc>
        <w:tc>
          <w:tcPr>
            <w:tcW w:w="1399" w:type="dxa"/>
            <w:shd w:val="clear" w:color="auto" w:fill="BDD6EE" w:themeFill="accent5" w:themeFillTint="66"/>
            <w:vAlign w:val="center"/>
          </w:tcPr>
          <w:p w14:paraId="47A1D420" w14:textId="440B72B5" w:rsidR="00A831F7" w:rsidRDefault="00F86B39" w:rsidP="00A831F7">
            <w:pPr>
              <w:pStyle w:val="1"/>
              <w:numPr>
                <w:ilvl w:val="0"/>
                <w:numId w:val="0"/>
              </w:numPr>
              <w:snapToGrid/>
              <w:rPr>
                <w:sz w:val="28"/>
                <w:szCs w:val="28"/>
              </w:rPr>
            </w:pPr>
            <w:r>
              <w:rPr>
                <w:rFonts w:hint="eastAsia"/>
                <w:sz w:val="28"/>
                <w:szCs w:val="28"/>
              </w:rPr>
              <w:t>張勝崴</w:t>
            </w:r>
          </w:p>
        </w:tc>
        <w:tc>
          <w:tcPr>
            <w:tcW w:w="1399" w:type="dxa"/>
            <w:shd w:val="clear" w:color="auto" w:fill="BDD6EE" w:themeFill="accent5" w:themeFillTint="66"/>
            <w:vAlign w:val="center"/>
          </w:tcPr>
          <w:p w14:paraId="2653B6F4" w14:textId="1CA53557" w:rsidR="00A831F7" w:rsidRDefault="00F86B39" w:rsidP="00A831F7">
            <w:pPr>
              <w:pStyle w:val="1"/>
              <w:numPr>
                <w:ilvl w:val="0"/>
                <w:numId w:val="0"/>
              </w:numPr>
              <w:snapToGrid/>
              <w:rPr>
                <w:sz w:val="28"/>
                <w:szCs w:val="28"/>
              </w:rPr>
            </w:pPr>
            <w:r>
              <w:rPr>
                <w:rFonts w:hint="eastAsia"/>
                <w:sz w:val="28"/>
                <w:szCs w:val="28"/>
              </w:rPr>
              <w:t>江昱霆</w:t>
            </w:r>
          </w:p>
        </w:tc>
        <w:tc>
          <w:tcPr>
            <w:tcW w:w="1399" w:type="dxa"/>
            <w:shd w:val="clear" w:color="auto" w:fill="BDD6EE" w:themeFill="accent5" w:themeFillTint="66"/>
            <w:vAlign w:val="center"/>
          </w:tcPr>
          <w:p w14:paraId="749E749F" w14:textId="6AC94AD6" w:rsidR="00A831F7" w:rsidRDefault="00F86B39" w:rsidP="00A831F7">
            <w:pPr>
              <w:pStyle w:val="1"/>
              <w:numPr>
                <w:ilvl w:val="0"/>
                <w:numId w:val="0"/>
              </w:numPr>
              <w:snapToGrid/>
              <w:rPr>
                <w:sz w:val="28"/>
                <w:szCs w:val="28"/>
              </w:rPr>
            </w:pPr>
            <w:r>
              <w:rPr>
                <w:rFonts w:hint="eastAsia"/>
                <w:sz w:val="28"/>
                <w:szCs w:val="28"/>
              </w:rPr>
              <w:t>康博閎</w:t>
            </w:r>
          </w:p>
        </w:tc>
        <w:tc>
          <w:tcPr>
            <w:tcW w:w="1399" w:type="dxa"/>
            <w:shd w:val="clear" w:color="auto" w:fill="BDD6EE" w:themeFill="accent5" w:themeFillTint="66"/>
            <w:vAlign w:val="center"/>
          </w:tcPr>
          <w:p w14:paraId="7DECEAA0" w14:textId="7D6C00CB" w:rsidR="00A831F7" w:rsidRDefault="00F86B39" w:rsidP="00A831F7">
            <w:pPr>
              <w:pStyle w:val="1"/>
              <w:numPr>
                <w:ilvl w:val="0"/>
                <w:numId w:val="0"/>
              </w:numPr>
              <w:snapToGrid/>
              <w:rPr>
                <w:sz w:val="28"/>
                <w:szCs w:val="28"/>
              </w:rPr>
            </w:pPr>
            <w:r>
              <w:rPr>
                <w:rFonts w:hint="eastAsia"/>
                <w:sz w:val="28"/>
                <w:szCs w:val="28"/>
              </w:rPr>
              <w:t>夏聖捷</w:t>
            </w:r>
          </w:p>
        </w:tc>
        <w:tc>
          <w:tcPr>
            <w:tcW w:w="1399" w:type="dxa"/>
            <w:shd w:val="clear" w:color="auto" w:fill="BDD6EE" w:themeFill="accent5" w:themeFillTint="66"/>
            <w:vAlign w:val="center"/>
          </w:tcPr>
          <w:p w14:paraId="04F1E780" w14:textId="763382E7" w:rsidR="00A831F7" w:rsidRDefault="00F86B39" w:rsidP="00A831F7">
            <w:pPr>
              <w:pStyle w:val="1"/>
              <w:numPr>
                <w:ilvl w:val="0"/>
                <w:numId w:val="0"/>
              </w:numPr>
              <w:snapToGrid/>
              <w:rPr>
                <w:sz w:val="28"/>
                <w:szCs w:val="28"/>
              </w:rPr>
            </w:pPr>
            <w:r>
              <w:rPr>
                <w:rFonts w:hint="eastAsia"/>
                <w:sz w:val="28"/>
                <w:szCs w:val="28"/>
              </w:rPr>
              <w:t>郭金樑</w:t>
            </w:r>
          </w:p>
        </w:tc>
      </w:tr>
      <w:tr w:rsidR="00F86B39" w14:paraId="60C9E045" w14:textId="77777777" w:rsidTr="0069590B">
        <w:trPr>
          <w:trHeight w:val="850"/>
        </w:trPr>
        <w:tc>
          <w:tcPr>
            <w:tcW w:w="1542" w:type="dxa"/>
            <w:vMerge w:val="restart"/>
            <w:shd w:val="clear" w:color="auto" w:fill="BDD6EE" w:themeFill="accent5" w:themeFillTint="66"/>
            <w:vAlign w:val="center"/>
          </w:tcPr>
          <w:p w14:paraId="52DD8172" w14:textId="6FA24F23" w:rsidR="00F86B39" w:rsidRPr="00F86B39" w:rsidRDefault="00F86B39" w:rsidP="00F82A73">
            <w:pPr>
              <w:pStyle w:val="1"/>
              <w:numPr>
                <w:ilvl w:val="0"/>
                <w:numId w:val="0"/>
              </w:numPr>
              <w:snapToGrid/>
              <w:spacing w:line="440" w:lineRule="exact"/>
              <w:rPr>
                <w:sz w:val="28"/>
                <w:szCs w:val="28"/>
              </w:rPr>
            </w:pPr>
            <w:r w:rsidRPr="00F86B39">
              <w:rPr>
                <w:sz w:val="28"/>
                <w:szCs w:val="28"/>
              </w:rPr>
              <w:t>系統開發</w:t>
            </w:r>
            <w:r w:rsidRPr="00F86B39">
              <w:rPr>
                <w:sz w:val="28"/>
                <w:szCs w:val="28"/>
              </w:rPr>
              <w:t xml:space="preserve"> </w:t>
            </w:r>
            <w:r w:rsidRPr="00F86B39">
              <w:rPr>
                <w:sz w:val="28"/>
                <w:szCs w:val="28"/>
              </w:rPr>
              <w:t>前作業</w:t>
            </w:r>
          </w:p>
        </w:tc>
        <w:tc>
          <w:tcPr>
            <w:tcW w:w="1657" w:type="dxa"/>
            <w:shd w:val="clear" w:color="auto" w:fill="DEEAF6" w:themeFill="accent5" w:themeFillTint="33"/>
            <w:vAlign w:val="center"/>
          </w:tcPr>
          <w:p w14:paraId="05559119" w14:textId="5B865CF9" w:rsidR="00F86B39" w:rsidRPr="00F86B39" w:rsidRDefault="00F86B39" w:rsidP="00F86B39">
            <w:pPr>
              <w:pStyle w:val="1"/>
              <w:numPr>
                <w:ilvl w:val="0"/>
                <w:numId w:val="0"/>
              </w:numPr>
              <w:snapToGrid/>
              <w:rPr>
                <w:sz w:val="28"/>
                <w:szCs w:val="28"/>
              </w:rPr>
            </w:pPr>
            <w:r w:rsidRPr="00F86B39">
              <w:rPr>
                <w:sz w:val="28"/>
                <w:szCs w:val="28"/>
              </w:rPr>
              <w:t>主題構思</w:t>
            </w:r>
          </w:p>
        </w:tc>
        <w:tc>
          <w:tcPr>
            <w:tcW w:w="1399" w:type="dxa"/>
            <w:shd w:val="clear" w:color="auto" w:fill="EDEDED" w:themeFill="accent3" w:themeFillTint="33"/>
            <w:vAlign w:val="center"/>
          </w:tcPr>
          <w:p w14:paraId="3EAC1AC3" w14:textId="287C2DC5"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6B8B8AE5" w14:textId="3EF4A9CB"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635C6E26" w14:textId="4B22B8AC"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6BFA847D" w14:textId="0E1375DB"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04B9A3B4" w14:textId="1B9CFE18" w:rsidR="00F86B39" w:rsidRDefault="00675A08" w:rsidP="00A831F7">
            <w:pPr>
              <w:pStyle w:val="1"/>
              <w:numPr>
                <w:ilvl w:val="0"/>
                <w:numId w:val="0"/>
              </w:numPr>
              <w:snapToGrid/>
              <w:rPr>
                <w:sz w:val="28"/>
                <w:szCs w:val="28"/>
              </w:rPr>
            </w:pPr>
            <w:r>
              <w:rPr>
                <w:sz w:val="28"/>
                <w:szCs w:val="28"/>
              </w:rPr>
              <w:sym w:font="Wingdings 2" w:char="F098"/>
            </w:r>
          </w:p>
        </w:tc>
      </w:tr>
      <w:tr w:rsidR="00F86B39" w14:paraId="01E0F450" w14:textId="77777777" w:rsidTr="0069590B">
        <w:trPr>
          <w:trHeight w:val="850"/>
        </w:trPr>
        <w:tc>
          <w:tcPr>
            <w:tcW w:w="1542" w:type="dxa"/>
            <w:vMerge/>
            <w:shd w:val="clear" w:color="auto" w:fill="BDD6EE" w:themeFill="accent5" w:themeFillTint="66"/>
            <w:vAlign w:val="center"/>
          </w:tcPr>
          <w:p w14:paraId="0F04AAF2" w14:textId="77777777" w:rsidR="00F86B39" w:rsidRPr="00F86B39" w:rsidRDefault="00F86B39" w:rsidP="00F86B39">
            <w:pPr>
              <w:pStyle w:val="1"/>
              <w:numPr>
                <w:ilvl w:val="0"/>
                <w:numId w:val="0"/>
              </w:numPr>
              <w:snapToGrid/>
              <w:rPr>
                <w:sz w:val="28"/>
                <w:szCs w:val="28"/>
              </w:rPr>
            </w:pPr>
          </w:p>
        </w:tc>
        <w:tc>
          <w:tcPr>
            <w:tcW w:w="1657" w:type="dxa"/>
            <w:shd w:val="clear" w:color="auto" w:fill="DEEAF6" w:themeFill="accent5" w:themeFillTint="33"/>
            <w:vAlign w:val="center"/>
          </w:tcPr>
          <w:p w14:paraId="3BAD9387" w14:textId="39590953" w:rsidR="00F86B39" w:rsidRPr="00F86B39" w:rsidRDefault="00F86B39" w:rsidP="00F86B39">
            <w:pPr>
              <w:pStyle w:val="1"/>
              <w:numPr>
                <w:ilvl w:val="0"/>
                <w:numId w:val="0"/>
              </w:numPr>
              <w:snapToGrid/>
              <w:rPr>
                <w:sz w:val="28"/>
                <w:szCs w:val="28"/>
              </w:rPr>
            </w:pPr>
            <w:r w:rsidRPr="00F86B39">
              <w:rPr>
                <w:sz w:val="28"/>
                <w:szCs w:val="28"/>
              </w:rPr>
              <w:t>資料蒐集</w:t>
            </w:r>
          </w:p>
        </w:tc>
        <w:tc>
          <w:tcPr>
            <w:tcW w:w="1399" w:type="dxa"/>
            <w:shd w:val="clear" w:color="auto" w:fill="EDEDED" w:themeFill="accent3" w:themeFillTint="33"/>
            <w:vAlign w:val="center"/>
          </w:tcPr>
          <w:p w14:paraId="0D01816E" w14:textId="70CCA6A6"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0DCF1535" w14:textId="76221687"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5C6D473A" w14:textId="14C72C5C"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67526604" w14:textId="37FD8DE1"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5F20A182" w14:textId="1538BD05" w:rsidR="00F86B39" w:rsidRDefault="00675A08" w:rsidP="00A831F7">
            <w:pPr>
              <w:pStyle w:val="1"/>
              <w:numPr>
                <w:ilvl w:val="0"/>
                <w:numId w:val="0"/>
              </w:numPr>
              <w:snapToGrid/>
              <w:rPr>
                <w:sz w:val="28"/>
                <w:szCs w:val="28"/>
              </w:rPr>
            </w:pPr>
            <w:r>
              <w:rPr>
                <w:sz w:val="28"/>
                <w:szCs w:val="28"/>
              </w:rPr>
              <w:sym w:font="Wingdings 2" w:char="F098"/>
            </w:r>
          </w:p>
        </w:tc>
      </w:tr>
      <w:tr w:rsidR="00F86B39" w14:paraId="15929FF1" w14:textId="77777777" w:rsidTr="0069590B">
        <w:trPr>
          <w:trHeight w:val="850"/>
        </w:trPr>
        <w:tc>
          <w:tcPr>
            <w:tcW w:w="1542" w:type="dxa"/>
            <w:vMerge/>
            <w:shd w:val="clear" w:color="auto" w:fill="BDD6EE" w:themeFill="accent5" w:themeFillTint="66"/>
            <w:vAlign w:val="center"/>
          </w:tcPr>
          <w:p w14:paraId="11212A2B" w14:textId="77777777" w:rsidR="00F86B39" w:rsidRPr="00F86B39" w:rsidRDefault="00F86B39" w:rsidP="00F86B39">
            <w:pPr>
              <w:pStyle w:val="1"/>
              <w:numPr>
                <w:ilvl w:val="0"/>
                <w:numId w:val="0"/>
              </w:numPr>
              <w:snapToGrid/>
              <w:rPr>
                <w:sz w:val="28"/>
                <w:szCs w:val="28"/>
              </w:rPr>
            </w:pPr>
          </w:p>
        </w:tc>
        <w:tc>
          <w:tcPr>
            <w:tcW w:w="1657" w:type="dxa"/>
            <w:shd w:val="clear" w:color="auto" w:fill="DEEAF6" w:themeFill="accent5" w:themeFillTint="33"/>
            <w:vAlign w:val="center"/>
          </w:tcPr>
          <w:p w14:paraId="2E094CBF" w14:textId="785B22F7" w:rsidR="00F86B39" w:rsidRPr="00F86B39" w:rsidRDefault="00F86B39" w:rsidP="0069590B">
            <w:pPr>
              <w:pStyle w:val="1"/>
              <w:numPr>
                <w:ilvl w:val="0"/>
                <w:numId w:val="0"/>
              </w:numPr>
              <w:snapToGrid/>
              <w:spacing w:line="400" w:lineRule="exact"/>
              <w:rPr>
                <w:sz w:val="28"/>
                <w:szCs w:val="28"/>
              </w:rPr>
            </w:pPr>
            <w:r w:rsidRPr="00F86B39">
              <w:rPr>
                <w:sz w:val="28"/>
                <w:szCs w:val="28"/>
              </w:rPr>
              <w:t>系統架構、功能</w:t>
            </w:r>
          </w:p>
        </w:tc>
        <w:tc>
          <w:tcPr>
            <w:tcW w:w="1399" w:type="dxa"/>
            <w:shd w:val="clear" w:color="auto" w:fill="EDEDED" w:themeFill="accent3" w:themeFillTint="33"/>
            <w:vAlign w:val="center"/>
          </w:tcPr>
          <w:p w14:paraId="35D21142" w14:textId="3CB818D9"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56ECE199" w14:textId="0D5384AC"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58979581" w14:textId="58156977"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4A4F576B" w14:textId="487BCFCC"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60D990BD" w14:textId="305FC53D" w:rsidR="00F86B39" w:rsidRDefault="00675A08" w:rsidP="00A831F7">
            <w:pPr>
              <w:pStyle w:val="1"/>
              <w:numPr>
                <w:ilvl w:val="0"/>
                <w:numId w:val="0"/>
              </w:numPr>
              <w:snapToGrid/>
              <w:rPr>
                <w:sz w:val="28"/>
                <w:szCs w:val="28"/>
              </w:rPr>
            </w:pPr>
            <w:r>
              <w:rPr>
                <w:sz w:val="28"/>
                <w:szCs w:val="28"/>
              </w:rPr>
              <w:sym w:font="Wingdings 2" w:char="F098"/>
            </w:r>
          </w:p>
        </w:tc>
      </w:tr>
      <w:tr w:rsidR="00F86B39" w14:paraId="43566489" w14:textId="77777777" w:rsidTr="0069590B">
        <w:trPr>
          <w:trHeight w:val="850"/>
        </w:trPr>
        <w:tc>
          <w:tcPr>
            <w:tcW w:w="1542" w:type="dxa"/>
            <w:vMerge w:val="restart"/>
            <w:shd w:val="clear" w:color="auto" w:fill="BDD6EE" w:themeFill="accent5" w:themeFillTint="66"/>
            <w:vAlign w:val="center"/>
          </w:tcPr>
          <w:p w14:paraId="4E8F0C9B" w14:textId="5762C92E" w:rsidR="00F86B39" w:rsidRPr="00F86B39" w:rsidRDefault="00F86B39" w:rsidP="00F86B39">
            <w:pPr>
              <w:pStyle w:val="1"/>
              <w:numPr>
                <w:ilvl w:val="0"/>
                <w:numId w:val="0"/>
              </w:numPr>
              <w:snapToGrid/>
              <w:rPr>
                <w:sz w:val="28"/>
                <w:szCs w:val="28"/>
              </w:rPr>
            </w:pPr>
            <w:r w:rsidRPr="00F86B39">
              <w:rPr>
                <w:sz w:val="28"/>
                <w:szCs w:val="28"/>
              </w:rPr>
              <w:t>美工</w:t>
            </w:r>
          </w:p>
        </w:tc>
        <w:tc>
          <w:tcPr>
            <w:tcW w:w="1657" w:type="dxa"/>
            <w:shd w:val="clear" w:color="auto" w:fill="DEEAF6" w:themeFill="accent5" w:themeFillTint="33"/>
            <w:vAlign w:val="center"/>
          </w:tcPr>
          <w:p w14:paraId="350EAF00" w14:textId="0AD0C696" w:rsidR="00F86B39" w:rsidRPr="00F86B39" w:rsidRDefault="00F86B39" w:rsidP="00F86B39">
            <w:pPr>
              <w:pStyle w:val="1"/>
              <w:numPr>
                <w:ilvl w:val="0"/>
                <w:numId w:val="0"/>
              </w:numPr>
              <w:snapToGrid/>
              <w:rPr>
                <w:sz w:val="28"/>
                <w:szCs w:val="28"/>
              </w:rPr>
            </w:pPr>
            <w:r w:rsidRPr="00F86B39">
              <w:rPr>
                <w:sz w:val="28"/>
                <w:szCs w:val="28"/>
              </w:rPr>
              <w:t>介面設計</w:t>
            </w:r>
          </w:p>
        </w:tc>
        <w:tc>
          <w:tcPr>
            <w:tcW w:w="1399" w:type="dxa"/>
            <w:shd w:val="clear" w:color="auto" w:fill="EDEDED" w:themeFill="accent3" w:themeFillTint="33"/>
            <w:vAlign w:val="center"/>
          </w:tcPr>
          <w:p w14:paraId="0F5C73A9" w14:textId="255DF163" w:rsidR="00F86B39" w:rsidRDefault="00626101"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68CDDA02"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3C3160BC"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4D58D640"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642039CD" w14:textId="5E638262" w:rsidR="00F86B39" w:rsidRDefault="00B64676" w:rsidP="00A831F7">
            <w:pPr>
              <w:pStyle w:val="1"/>
              <w:numPr>
                <w:ilvl w:val="0"/>
                <w:numId w:val="0"/>
              </w:numPr>
              <w:snapToGrid/>
              <w:rPr>
                <w:sz w:val="28"/>
                <w:szCs w:val="28"/>
              </w:rPr>
            </w:pPr>
            <w:r>
              <w:rPr>
                <w:sz w:val="28"/>
                <w:szCs w:val="28"/>
              </w:rPr>
              <w:sym w:font="Wingdings 2" w:char="F098"/>
            </w:r>
          </w:p>
        </w:tc>
      </w:tr>
      <w:tr w:rsidR="00F86B39" w14:paraId="51E726FA" w14:textId="77777777" w:rsidTr="0069590B">
        <w:trPr>
          <w:trHeight w:val="850"/>
        </w:trPr>
        <w:tc>
          <w:tcPr>
            <w:tcW w:w="1542" w:type="dxa"/>
            <w:vMerge/>
            <w:shd w:val="clear" w:color="auto" w:fill="BDD6EE" w:themeFill="accent5" w:themeFillTint="66"/>
            <w:vAlign w:val="center"/>
          </w:tcPr>
          <w:p w14:paraId="4364184E" w14:textId="77777777" w:rsidR="00F86B39" w:rsidRPr="00F86B39" w:rsidRDefault="00F86B39" w:rsidP="00F86B39">
            <w:pPr>
              <w:pStyle w:val="1"/>
              <w:numPr>
                <w:ilvl w:val="0"/>
                <w:numId w:val="0"/>
              </w:numPr>
              <w:snapToGrid/>
              <w:rPr>
                <w:sz w:val="28"/>
                <w:szCs w:val="28"/>
              </w:rPr>
            </w:pPr>
          </w:p>
        </w:tc>
        <w:tc>
          <w:tcPr>
            <w:tcW w:w="1657" w:type="dxa"/>
            <w:shd w:val="clear" w:color="auto" w:fill="DEEAF6" w:themeFill="accent5" w:themeFillTint="33"/>
            <w:vAlign w:val="center"/>
          </w:tcPr>
          <w:p w14:paraId="70A96446" w14:textId="77777777" w:rsidR="0069590B" w:rsidRDefault="00F86B39" w:rsidP="0069590B">
            <w:pPr>
              <w:pStyle w:val="1"/>
              <w:numPr>
                <w:ilvl w:val="0"/>
                <w:numId w:val="0"/>
              </w:numPr>
              <w:snapToGrid/>
              <w:spacing w:line="400" w:lineRule="exact"/>
              <w:rPr>
                <w:sz w:val="28"/>
                <w:szCs w:val="28"/>
              </w:rPr>
            </w:pPr>
            <w:r w:rsidRPr="00F86B39">
              <w:rPr>
                <w:sz w:val="28"/>
                <w:szCs w:val="28"/>
              </w:rPr>
              <w:t xml:space="preserve">LOGO </w:t>
            </w:r>
          </w:p>
          <w:p w14:paraId="645BA74C" w14:textId="17714D26" w:rsidR="00F86B39" w:rsidRPr="00F86B39" w:rsidRDefault="00F86B39" w:rsidP="0069590B">
            <w:pPr>
              <w:pStyle w:val="1"/>
              <w:numPr>
                <w:ilvl w:val="0"/>
                <w:numId w:val="0"/>
              </w:numPr>
              <w:snapToGrid/>
              <w:spacing w:line="400" w:lineRule="exact"/>
              <w:rPr>
                <w:sz w:val="28"/>
                <w:szCs w:val="28"/>
              </w:rPr>
            </w:pPr>
            <w:r w:rsidRPr="00F86B39">
              <w:rPr>
                <w:sz w:val="28"/>
                <w:szCs w:val="28"/>
              </w:rPr>
              <w:t>設計</w:t>
            </w:r>
          </w:p>
        </w:tc>
        <w:tc>
          <w:tcPr>
            <w:tcW w:w="1399" w:type="dxa"/>
            <w:shd w:val="clear" w:color="auto" w:fill="EDEDED" w:themeFill="accent3" w:themeFillTint="33"/>
            <w:vAlign w:val="center"/>
          </w:tcPr>
          <w:p w14:paraId="2B2DEC0C"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1BC54F3E"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7B7DD0EA" w14:textId="77D818D7" w:rsidR="00F86B39" w:rsidRDefault="00D0698F"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24C4A795"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275DBB4C" w14:textId="77777777" w:rsidR="00F86B39" w:rsidRDefault="00F86B39" w:rsidP="00A831F7">
            <w:pPr>
              <w:pStyle w:val="1"/>
              <w:numPr>
                <w:ilvl w:val="0"/>
                <w:numId w:val="0"/>
              </w:numPr>
              <w:snapToGrid/>
              <w:rPr>
                <w:sz w:val="28"/>
                <w:szCs w:val="28"/>
              </w:rPr>
            </w:pPr>
          </w:p>
        </w:tc>
      </w:tr>
      <w:tr w:rsidR="00F86B39" w14:paraId="25A60074" w14:textId="77777777" w:rsidTr="0069590B">
        <w:trPr>
          <w:trHeight w:val="850"/>
        </w:trPr>
        <w:tc>
          <w:tcPr>
            <w:tcW w:w="1542" w:type="dxa"/>
            <w:vMerge w:val="restart"/>
            <w:shd w:val="clear" w:color="auto" w:fill="BDD6EE" w:themeFill="accent5" w:themeFillTint="66"/>
            <w:vAlign w:val="center"/>
          </w:tcPr>
          <w:p w14:paraId="250DE858" w14:textId="5045F410" w:rsidR="00F86B39" w:rsidRPr="00F86B39" w:rsidRDefault="00F86B39" w:rsidP="00F86B39">
            <w:pPr>
              <w:pStyle w:val="1"/>
              <w:numPr>
                <w:ilvl w:val="0"/>
                <w:numId w:val="0"/>
              </w:numPr>
              <w:snapToGrid/>
              <w:rPr>
                <w:sz w:val="28"/>
                <w:szCs w:val="28"/>
              </w:rPr>
            </w:pPr>
            <w:r w:rsidRPr="00F86B39">
              <w:rPr>
                <w:sz w:val="28"/>
                <w:szCs w:val="28"/>
              </w:rPr>
              <w:t>程式</w:t>
            </w:r>
          </w:p>
        </w:tc>
        <w:tc>
          <w:tcPr>
            <w:tcW w:w="1657" w:type="dxa"/>
            <w:shd w:val="clear" w:color="auto" w:fill="DEEAF6" w:themeFill="accent5" w:themeFillTint="33"/>
            <w:vAlign w:val="center"/>
          </w:tcPr>
          <w:p w14:paraId="2BCF32E4" w14:textId="112A3BEF" w:rsidR="00F86B39" w:rsidRPr="00F86B39" w:rsidRDefault="00F86B39" w:rsidP="00F86B39">
            <w:pPr>
              <w:pStyle w:val="1"/>
              <w:numPr>
                <w:ilvl w:val="0"/>
                <w:numId w:val="0"/>
              </w:numPr>
              <w:snapToGrid/>
              <w:rPr>
                <w:sz w:val="28"/>
                <w:szCs w:val="28"/>
              </w:rPr>
            </w:pPr>
            <w:r w:rsidRPr="00F86B39">
              <w:rPr>
                <w:sz w:val="28"/>
                <w:szCs w:val="28"/>
              </w:rPr>
              <w:t>程式設計</w:t>
            </w:r>
          </w:p>
        </w:tc>
        <w:tc>
          <w:tcPr>
            <w:tcW w:w="1399" w:type="dxa"/>
            <w:shd w:val="clear" w:color="auto" w:fill="EDEDED" w:themeFill="accent3" w:themeFillTint="33"/>
            <w:vAlign w:val="center"/>
          </w:tcPr>
          <w:p w14:paraId="46E02826" w14:textId="370CA044"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2071130C"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2CF473A6" w14:textId="16989770"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39057B4D" w14:textId="76F67030"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22580434" w14:textId="77777777" w:rsidR="00F86B39" w:rsidRDefault="00F86B39" w:rsidP="00A831F7">
            <w:pPr>
              <w:pStyle w:val="1"/>
              <w:numPr>
                <w:ilvl w:val="0"/>
                <w:numId w:val="0"/>
              </w:numPr>
              <w:snapToGrid/>
              <w:rPr>
                <w:sz w:val="28"/>
                <w:szCs w:val="28"/>
              </w:rPr>
            </w:pPr>
          </w:p>
        </w:tc>
      </w:tr>
      <w:tr w:rsidR="00F86B39" w14:paraId="097BE608" w14:textId="77777777" w:rsidTr="0069590B">
        <w:trPr>
          <w:trHeight w:val="850"/>
        </w:trPr>
        <w:tc>
          <w:tcPr>
            <w:tcW w:w="1542" w:type="dxa"/>
            <w:vMerge/>
            <w:shd w:val="clear" w:color="auto" w:fill="BDD6EE" w:themeFill="accent5" w:themeFillTint="66"/>
            <w:vAlign w:val="center"/>
          </w:tcPr>
          <w:p w14:paraId="1B743356" w14:textId="77777777" w:rsidR="00F86B39" w:rsidRPr="00F86B39" w:rsidRDefault="00F86B39" w:rsidP="00F86B39">
            <w:pPr>
              <w:pStyle w:val="1"/>
              <w:numPr>
                <w:ilvl w:val="0"/>
                <w:numId w:val="0"/>
              </w:numPr>
              <w:snapToGrid/>
              <w:rPr>
                <w:sz w:val="28"/>
                <w:szCs w:val="28"/>
              </w:rPr>
            </w:pPr>
          </w:p>
        </w:tc>
        <w:tc>
          <w:tcPr>
            <w:tcW w:w="1657" w:type="dxa"/>
            <w:shd w:val="clear" w:color="auto" w:fill="DEEAF6" w:themeFill="accent5" w:themeFillTint="33"/>
            <w:vAlign w:val="center"/>
          </w:tcPr>
          <w:p w14:paraId="6C6C3981" w14:textId="76D161B1" w:rsidR="00F86B39" w:rsidRPr="00F86B39" w:rsidRDefault="00F86B39" w:rsidP="00F86B39">
            <w:pPr>
              <w:pStyle w:val="1"/>
              <w:numPr>
                <w:ilvl w:val="0"/>
                <w:numId w:val="0"/>
              </w:numPr>
              <w:snapToGrid/>
              <w:rPr>
                <w:sz w:val="28"/>
                <w:szCs w:val="28"/>
              </w:rPr>
            </w:pPr>
            <w:r w:rsidRPr="00F86B39">
              <w:rPr>
                <w:sz w:val="28"/>
                <w:szCs w:val="28"/>
              </w:rPr>
              <w:t>程式測試</w:t>
            </w:r>
          </w:p>
        </w:tc>
        <w:tc>
          <w:tcPr>
            <w:tcW w:w="1399" w:type="dxa"/>
            <w:shd w:val="clear" w:color="auto" w:fill="EDEDED" w:themeFill="accent3" w:themeFillTint="33"/>
            <w:vAlign w:val="center"/>
          </w:tcPr>
          <w:p w14:paraId="0EE70220" w14:textId="0FFA05BD" w:rsidR="00F86B39" w:rsidRDefault="00847CD7"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4F494DA1" w14:textId="5DEA9EC3" w:rsidR="00F86B39" w:rsidRDefault="00847CD7"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4A3408AE" w14:textId="17D83EB7" w:rsidR="00F86B39" w:rsidRDefault="00847CD7"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493DEA54" w14:textId="14EE4812" w:rsidR="00F86B39" w:rsidRDefault="00074A61"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675380AA" w14:textId="6A7A9B4B" w:rsidR="00F86B39" w:rsidRDefault="00847CD7" w:rsidP="00A831F7">
            <w:pPr>
              <w:pStyle w:val="1"/>
              <w:numPr>
                <w:ilvl w:val="0"/>
                <w:numId w:val="0"/>
              </w:numPr>
              <w:snapToGrid/>
              <w:rPr>
                <w:sz w:val="28"/>
                <w:szCs w:val="28"/>
              </w:rPr>
            </w:pPr>
            <w:r>
              <w:rPr>
                <w:sz w:val="28"/>
                <w:szCs w:val="28"/>
              </w:rPr>
              <w:sym w:font="Wingdings 2" w:char="F098"/>
            </w:r>
          </w:p>
        </w:tc>
      </w:tr>
      <w:tr w:rsidR="00F86B39" w14:paraId="4E4EFE85" w14:textId="77777777" w:rsidTr="0069590B">
        <w:trPr>
          <w:trHeight w:val="850"/>
        </w:trPr>
        <w:tc>
          <w:tcPr>
            <w:tcW w:w="1542" w:type="dxa"/>
            <w:vMerge/>
            <w:shd w:val="clear" w:color="auto" w:fill="BDD6EE" w:themeFill="accent5" w:themeFillTint="66"/>
            <w:vAlign w:val="center"/>
          </w:tcPr>
          <w:p w14:paraId="04A04A5E" w14:textId="77777777" w:rsidR="00F86B39" w:rsidRPr="00F86B39" w:rsidRDefault="00F86B39" w:rsidP="00F86B39">
            <w:pPr>
              <w:pStyle w:val="1"/>
              <w:numPr>
                <w:ilvl w:val="0"/>
                <w:numId w:val="0"/>
              </w:numPr>
              <w:snapToGrid/>
              <w:rPr>
                <w:sz w:val="28"/>
                <w:szCs w:val="28"/>
              </w:rPr>
            </w:pPr>
          </w:p>
        </w:tc>
        <w:tc>
          <w:tcPr>
            <w:tcW w:w="1657" w:type="dxa"/>
            <w:shd w:val="clear" w:color="auto" w:fill="DEEAF6" w:themeFill="accent5" w:themeFillTint="33"/>
            <w:vAlign w:val="center"/>
          </w:tcPr>
          <w:p w14:paraId="71348670" w14:textId="61C34B82" w:rsidR="00F86B39" w:rsidRPr="00F86B39" w:rsidRDefault="00F86B39" w:rsidP="00F86B39">
            <w:pPr>
              <w:pStyle w:val="1"/>
              <w:numPr>
                <w:ilvl w:val="0"/>
                <w:numId w:val="0"/>
              </w:numPr>
              <w:snapToGrid/>
              <w:rPr>
                <w:sz w:val="28"/>
                <w:szCs w:val="28"/>
              </w:rPr>
            </w:pPr>
            <w:r w:rsidRPr="00F86B39">
              <w:rPr>
                <w:sz w:val="28"/>
                <w:szCs w:val="28"/>
              </w:rPr>
              <w:t>系統維護</w:t>
            </w:r>
          </w:p>
        </w:tc>
        <w:tc>
          <w:tcPr>
            <w:tcW w:w="1399" w:type="dxa"/>
            <w:shd w:val="clear" w:color="auto" w:fill="EDEDED" w:themeFill="accent3" w:themeFillTint="33"/>
            <w:vAlign w:val="center"/>
          </w:tcPr>
          <w:p w14:paraId="0716661C" w14:textId="7A6D2957" w:rsidR="00F86B39" w:rsidRDefault="00675A08"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0157F78C"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26C07241" w14:textId="3A446325"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3FEBEA87"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589103E3" w14:textId="77777777" w:rsidR="00F86B39" w:rsidRDefault="00F86B39" w:rsidP="00A831F7">
            <w:pPr>
              <w:pStyle w:val="1"/>
              <w:numPr>
                <w:ilvl w:val="0"/>
                <w:numId w:val="0"/>
              </w:numPr>
              <w:snapToGrid/>
              <w:rPr>
                <w:sz w:val="28"/>
                <w:szCs w:val="28"/>
              </w:rPr>
            </w:pPr>
          </w:p>
        </w:tc>
      </w:tr>
      <w:tr w:rsidR="00F86B39" w14:paraId="36324821" w14:textId="77777777" w:rsidTr="0069590B">
        <w:trPr>
          <w:trHeight w:val="850"/>
        </w:trPr>
        <w:tc>
          <w:tcPr>
            <w:tcW w:w="1542" w:type="dxa"/>
            <w:vMerge w:val="restart"/>
            <w:shd w:val="clear" w:color="auto" w:fill="BDD6EE" w:themeFill="accent5" w:themeFillTint="66"/>
            <w:vAlign w:val="center"/>
          </w:tcPr>
          <w:p w14:paraId="5549FA30" w14:textId="34DEAAB2" w:rsidR="00F86B39" w:rsidRPr="00F86B39" w:rsidRDefault="00F86B39" w:rsidP="00F86B39">
            <w:pPr>
              <w:pStyle w:val="1"/>
              <w:numPr>
                <w:ilvl w:val="0"/>
                <w:numId w:val="0"/>
              </w:numPr>
              <w:snapToGrid/>
              <w:rPr>
                <w:sz w:val="28"/>
                <w:szCs w:val="28"/>
              </w:rPr>
            </w:pPr>
            <w:r w:rsidRPr="00F86B39">
              <w:rPr>
                <w:sz w:val="28"/>
                <w:szCs w:val="28"/>
              </w:rPr>
              <w:t>文書</w:t>
            </w:r>
          </w:p>
        </w:tc>
        <w:tc>
          <w:tcPr>
            <w:tcW w:w="1657" w:type="dxa"/>
            <w:shd w:val="clear" w:color="auto" w:fill="DEEAF6" w:themeFill="accent5" w:themeFillTint="33"/>
            <w:vAlign w:val="center"/>
          </w:tcPr>
          <w:p w14:paraId="4787131A" w14:textId="5AB3BACA" w:rsidR="00F86B39" w:rsidRPr="00F86B39" w:rsidRDefault="00F86B39" w:rsidP="00F86B39">
            <w:pPr>
              <w:pStyle w:val="1"/>
              <w:numPr>
                <w:ilvl w:val="0"/>
                <w:numId w:val="0"/>
              </w:numPr>
              <w:snapToGrid/>
              <w:rPr>
                <w:sz w:val="28"/>
                <w:szCs w:val="28"/>
              </w:rPr>
            </w:pPr>
            <w:r w:rsidRPr="00F86B39">
              <w:rPr>
                <w:sz w:val="28"/>
                <w:szCs w:val="28"/>
              </w:rPr>
              <w:t>文案撰寫</w:t>
            </w:r>
          </w:p>
        </w:tc>
        <w:tc>
          <w:tcPr>
            <w:tcW w:w="1399" w:type="dxa"/>
            <w:shd w:val="clear" w:color="auto" w:fill="EDEDED" w:themeFill="accent3" w:themeFillTint="33"/>
            <w:vAlign w:val="center"/>
          </w:tcPr>
          <w:p w14:paraId="23F49DAB" w14:textId="43B44736"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7A517F10"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23846FC4" w14:textId="47F35295" w:rsidR="00F86B39" w:rsidRDefault="00AE3876" w:rsidP="00A831F7">
            <w:pPr>
              <w:pStyle w:val="1"/>
              <w:numPr>
                <w:ilvl w:val="0"/>
                <w:numId w:val="0"/>
              </w:numPr>
              <w:snapToGrid/>
              <w:rPr>
                <w:sz w:val="28"/>
                <w:szCs w:val="28"/>
              </w:rPr>
            </w:pPr>
            <w:r>
              <w:rPr>
                <w:sz w:val="28"/>
                <w:szCs w:val="28"/>
              </w:rPr>
              <w:sym w:font="Wingdings 2" w:char="F099"/>
            </w:r>
          </w:p>
        </w:tc>
        <w:tc>
          <w:tcPr>
            <w:tcW w:w="1399" w:type="dxa"/>
            <w:shd w:val="clear" w:color="auto" w:fill="EDEDED" w:themeFill="accent3" w:themeFillTint="33"/>
            <w:vAlign w:val="center"/>
          </w:tcPr>
          <w:p w14:paraId="2AC07BDC"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355C6F9A" w14:textId="5E7EE62B" w:rsidR="00F86B39" w:rsidRDefault="00CF6CEA" w:rsidP="00A831F7">
            <w:pPr>
              <w:pStyle w:val="1"/>
              <w:numPr>
                <w:ilvl w:val="0"/>
                <w:numId w:val="0"/>
              </w:numPr>
              <w:snapToGrid/>
              <w:rPr>
                <w:sz w:val="28"/>
                <w:szCs w:val="28"/>
              </w:rPr>
            </w:pPr>
            <w:r>
              <w:rPr>
                <w:sz w:val="28"/>
                <w:szCs w:val="28"/>
              </w:rPr>
              <w:sym w:font="Wingdings 2" w:char="F098"/>
            </w:r>
          </w:p>
        </w:tc>
      </w:tr>
      <w:tr w:rsidR="00F86B39" w14:paraId="262C1782" w14:textId="77777777" w:rsidTr="0069590B">
        <w:trPr>
          <w:trHeight w:val="850"/>
        </w:trPr>
        <w:tc>
          <w:tcPr>
            <w:tcW w:w="1542" w:type="dxa"/>
            <w:vMerge/>
            <w:shd w:val="clear" w:color="auto" w:fill="BDD6EE" w:themeFill="accent5" w:themeFillTint="66"/>
            <w:vAlign w:val="center"/>
          </w:tcPr>
          <w:p w14:paraId="6B2ECB94" w14:textId="77777777" w:rsidR="00F86B39" w:rsidRPr="00F86B39" w:rsidRDefault="00F86B39" w:rsidP="00F86B39">
            <w:pPr>
              <w:pStyle w:val="1"/>
              <w:numPr>
                <w:ilvl w:val="0"/>
                <w:numId w:val="0"/>
              </w:numPr>
              <w:snapToGrid/>
              <w:rPr>
                <w:sz w:val="28"/>
                <w:szCs w:val="28"/>
              </w:rPr>
            </w:pPr>
          </w:p>
        </w:tc>
        <w:tc>
          <w:tcPr>
            <w:tcW w:w="1657" w:type="dxa"/>
            <w:shd w:val="clear" w:color="auto" w:fill="DEEAF6" w:themeFill="accent5" w:themeFillTint="33"/>
            <w:vAlign w:val="center"/>
          </w:tcPr>
          <w:p w14:paraId="4205E405" w14:textId="0FBC32B9" w:rsidR="00F86B39" w:rsidRPr="00F86B39" w:rsidRDefault="00F86B39" w:rsidP="00F86B39">
            <w:pPr>
              <w:pStyle w:val="1"/>
              <w:numPr>
                <w:ilvl w:val="0"/>
                <w:numId w:val="0"/>
              </w:numPr>
              <w:snapToGrid/>
              <w:rPr>
                <w:sz w:val="28"/>
                <w:szCs w:val="28"/>
              </w:rPr>
            </w:pPr>
            <w:r w:rsidRPr="00F86B39">
              <w:rPr>
                <w:sz w:val="28"/>
                <w:szCs w:val="28"/>
              </w:rPr>
              <w:t xml:space="preserve">UML </w:t>
            </w:r>
            <w:r w:rsidRPr="00F86B39">
              <w:rPr>
                <w:sz w:val="28"/>
                <w:szCs w:val="28"/>
              </w:rPr>
              <w:t>繪製</w:t>
            </w:r>
          </w:p>
        </w:tc>
        <w:tc>
          <w:tcPr>
            <w:tcW w:w="1399" w:type="dxa"/>
            <w:shd w:val="clear" w:color="auto" w:fill="EDEDED" w:themeFill="accent3" w:themeFillTint="33"/>
            <w:vAlign w:val="center"/>
          </w:tcPr>
          <w:p w14:paraId="770958F9" w14:textId="40C4ADDA" w:rsidR="00F86B39" w:rsidRDefault="00B20D7A" w:rsidP="00A831F7">
            <w:pPr>
              <w:pStyle w:val="1"/>
              <w:numPr>
                <w:ilvl w:val="0"/>
                <w:numId w:val="0"/>
              </w:numPr>
              <w:snapToGrid/>
              <w:rPr>
                <w:sz w:val="28"/>
                <w:szCs w:val="28"/>
              </w:rPr>
            </w:pPr>
            <w:r>
              <w:rPr>
                <w:sz w:val="28"/>
                <w:szCs w:val="28"/>
              </w:rPr>
              <w:sym w:font="Wingdings 2" w:char="F099"/>
            </w:r>
          </w:p>
        </w:tc>
        <w:tc>
          <w:tcPr>
            <w:tcW w:w="1399" w:type="dxa"/>
            <w:shd w:val="clear" w:color="auto" w:fill="EDEDED" w:themeFill="accent3" w:themeFillTint="33"/>
            <w:vAlign w:val="center"/>
          </w:tcPr>
          <w:p w14:paraId="3CA73B66"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769E841B" w14:textId="09B0DDE7" w:rsidR="00F86B39" w:rsidRDefault="00D84DEB" w:rsidP="00A831F7">
            <w:pPr>
              <w:pStyle w:val="1"/>
              <w:numPr>
                <w:ilvl w:val="0"/>
                <w:numId w:val="0"/>
              </w:numPr>
              <w:snapToGrid/>
              <w:rPr>
                <w:sz w:val="28"/>
                <w:szCs w:val="28"/>
              </w:rPr>
            </w:pPr>
            <w:r>
              <w:rPr>
                <w:sz w:val="28"/>
                <w:szCs w:val="28"/>
              </w:rPr>
              <w:sym w:font="Wingdings 2" w:char="F099"/>
            </w:r>
          </w:p>
        </w:tc>
        <w:tc>
          <w:tcPr>
            <w:tcW w:w="1399" w:type="dxa"/>
            <w:shd w:val="clear" w:color="auto" w:fill="EDEDED" w:themeFill="accent3" w:themeFillTint="33"/>
            <w:vAlign w:val="center"/>
          </w:tcPr>
          <w:p w14:paraId="3A3EE7A9"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1A4A0EF2" w14:textId="0469D3A3" w:rsidR="00F86B39" w:rsidRDefault="00675A08" w:rsidP="00A831F7">
            <w:pPr>
              <w:pStyle w:val="1"/>
              <w:numPr>
                <w:ilvl w:val="0"/>
                <w:numId w:val="0"/>
              </w:numPr>
              <w:snapToGrid/>
              <w:rPr>
                <w:sz w:val="28"/>
                <w:szCs w:val="28"/>
              </w:rPr>
            </w:pPr>
            <w:r>
              <w:rPr>
                <w:sz w:val="28"/>
                <w:szCs w:val="28"/>
              </w:rPr>
              <w:sym w:font="Wingdings 2" w:char="F098"/>
            </w:r>
          </w:p>
        </w:tc>
      </w:tr>
      <w:tr w:rsidR="00F86B39" w14:paraId="50860D52" w14:textId="77777777" w:rsidTr="0069590B">
        <w:trPr>
          <w:trHeight w:val="850"/>
        </w:trPr>
        <w:tc>
          <w:tcPr>
            <w:tcW w:w="1542" w:type="dxa"/>
            <w:vMerge/>
            <w:shd w:val="clear" w:color="auto" w:fill="BDD6EE" w:themeFill="accent5" w:themeFillTint="66"/>
            <w:vAlign w:val="center"/>
          </w:tcPr>
          <w:p w14:paraId="6011B6BE" w14:textId="77777777" w:rsidR="00F86B39" w:rsidRPr="00F86B39" w:rsidRDefault="00F86B39" w:rsidP="00F86B39">
            <w:pPr>
              <w:pStyle w:val="1"/>
              <w:numPr>
                <w:ilvl w:val="0"/>
                <w:numId w:val="0"/>
              </w:numPr>
              <w:snapToGrid/>
              <w:rPr>
                <w:sz w:val="28"/>
                <w:szCs w:val="28"/>
              </w:rPr>
            </w:pPr>
          </w:p>
        </w:tc>
        <w:tc>
          <w:tcPr>
            <w:tcW w:w="1657" w:type="dxa"/>
            <w:shd w:val="clear" w:color="auto" w:fill="DEEAF6" w:themeFill="accent5" w:themeFillTint="33"/>
            <w:vAlign w:val="center"/>
          </w:tcPr>
          <w:p w14:paraId="048E958C" w14:textId="797B3EA3" w:rsidR="00F86B39" w:rsidRPr="00F86B39" w:rsidRDefault="00F86B39" w:rsidP="00F86B39">
            <w:pPr>
              <w:pStyle w:val="1"/>
              <w:numPr>
                <w:ilvl w:val="0"/>
                <w:numId w:val="0"/>
              </w:numPr>
              <w:snapToGrid/>
              <w:rPr>
                <w:sz w:val="28"/>
                <w:szCs w:val="28"/>
              </w:rPr>
            </w:pPr>
            <w:r w:rsidRPr="00F86B39">
              <w:rPr>
                <w:sz w:val="28"/>
                <w:szCs w:val="28"/>
              </w:rPr>
              <w:t>統整</w:t>
            </w:r>
          </w:p>
        </w:tc>
        <w:tc>
          <w:tcPr>
            <w:tcW w:w="1399" w:type="dxa"/>
            <w:shd w:val="clear" w:color="auto" w:fill="EDEDED" w:themeFill="accent3" w:themeFillTint="33"/>
            <w:vAlign w:val="center"/>
          </w:tcPr>
          <w:p w14:paraId="6D0BBBA0"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7629E9EC"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41000C3A"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39E1F2E6" w14:textId="77777777"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2C3035A0" w14:textId="6D7BD643" w:rsidR="00F86B39" w:rsidRDefault="002044C4" w:rsidP="00A831F7">
            <w:pPr>
              <w:pStyle w:val="1"/>
              <w:numPr>
                <w:ilvl w:val="0"/>
                <w:numId w:val="0"/>
              </w:numPr>
              <w:snapToGrid/>
              <w:rPr>
                <w:sz w:val="28"/>
                <w:szCs w:val="28"/>
              </w:rPr>
            </w:pPr>
            <w:r>
              <w:rPr>
                <w:sz w:val="28"/>
                <w:szCs w:val="28"/>
              </w:rPr>
              <w:sym w:font="Wingdings 2" w:char="F098"/>
            </w:r>
          </w:p>
        </w:tc>
      </w:tr>
      <w:tr w:rsidR="00F86B39" w14:paraId="77A93895" w14:textId="77777777" w:rsidTr="0069590B">
        <w:trPr>
          <w:trHeight w:val="850"/>
        </w:trPr>
        <w:tc>
          <w:tcPr>
            <w:tcW w:w="1542" w:type="dxa"/>
            <w:shd w:val="clear" w:color="auto" w:fill="BDD6EE" w:themeFill="accent5" w:themeFillTint="66"/>
            <w:vAlign w:val="center"/>
          </w:tcPr>
          <w:p w14:paraId="65D2E492" w14:textId="6CEC21C3" w:rsidR="00F86B39" w:rsidRPr="00F86B39" w:rsidRDefault="00F86B39" w:rsidP="00F86B39">
            <w:pPr>
              <w:pStyle w:val="1"/>
              <w:numPr>
                <w:ilvl w:val="0"/>
                <w:numId w:val="0"/>
              </w:numPr>
              <w:snapToGrid/>
              <w:rPr>
                <w:sz w:val="28"/>
                <w:szCs w:val="28"/>
              </w:rPr>
            </w:pPr>
            <w:r w:rsidRPr="00F86B39">
              <w:rPr>
                <w:sz w:val="28"/>
                <w:szCs w:val="28"/>
              </w:rPr>
              <w:t>專題發表</w:t>
            </w:r>
          </w:p>
        </w:tc>
        <w:tc>
          <w:tcPr>
            <w:tcW w:w="1657" w:type="dxa"/>
            <w:shd w:val="clear" w:color="auto" w:fill="DEEAF6" w:themeFill="accent5" w:themeFillTint="33"/>
            <w:vAlign w:val="center"/>
          </w:tcPr>
          <w:p w14:paraId="41B9E698" w14:textId="79E966D0" w:rsidR="00F86B39" w:rsidRPr="00F86B39" w:rsidRDefault="00F86B39" w:rsidP="0069590B">
            <w:pPr>
              <w:pStyle w:val="1"/>
              <w:numPr>
                <w:ilvl w:val="0"/>
                <w:numId w:val="0"/>
              </w:numPr>
              <w:snapToGrid/>
              <w:spacing w:line="400" w:lineRule="exact"/>
              <w:rPr>
                <w:sz w:val="28"/>
                <w:szCs w:val="28"/>
              </w:rPr>
            </w:pPr>
            <w:r w:rsidRPr="00F86B39">
              <w:rPr>
                <w:sz w:val="28"/>
                <w:szCs w:val="28"/>
              </w:rPr>
              <w:t>簡報構思</w:t>
            </w:r>
            <w:r w:rsidRPr="00F86B39">
              <w:rPr>
                <w:sz w:val="28"/>
                <w:szCs w:val="28"/>
              </w:rPr>
              <w:t xml:space="preserve"> </w:t>
            </w:r>
            <w:r w:rsidRPr="00F86B39">
              <w:rPr>
                <w:sz w:val="28"/>
                <w:szCs w:val="28"/>
              </w:rPr>
              <w:t>與製作</w:t>
            </w:r>
          </w:p>
        </w:tc>
        <w:tc>
          <w:tcPr>
            <w:tcW w:w="1399" w:type="dxa"/>
            <w:shd w:val="clear" w:color="auto" w:fill="EDEDED" w:themeFill="accent3" w:themeFillTint="33"/>
            <w:vAlign w:val="center"/>
          </w:tcPr>
          <w:p w14:paraId="13D02CF6" w14:textId="531F151F" w:rsidR="00F86B39" w:rsidRDefault="00F86B39" w:rsidP="00A831F7">
            <w:pPr>
              <w:pStyle w:val="1"/>
              <w:numPr>
                <w:ilvl w:val="0"/>
                <w:numId w:val="0"/>
              </w:numPr>
              <w:snapToGrid/>
              <w:rPr>
                <w:sz w:val="28"/>
                <w:szCs w:val="28"/>
              </w:rPr>
            </w:pPr>
          </w:p>
        </w:tc>
        <w:tc>
          <w:tcPr>
            <w:tcW w:w="1399" w:type="dxa"/>
            <w:shd w:val="clear" w:color="auto" w:fill="EDEDED" w:themeFill="accent3" w:themeFillTint="33"/>
            <w:vAlign w:val="center"/>
          </w:tcPr>
          <w:p w14:paraId="3459A7BE" w14:textId="383DFA80" w:rsidR="00F86B39" w:rsidRDefault="00D0698F"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6E84FDB6" w14:textId="3CBFC6DC" w:rsidR="00F86B39" w:rsidRDefault="00D0698F"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7F061936" w14:textId="243CAEE7" w:rsidR="00F86B39" w:rsidRDefault="00D0698F" w:rsidP="00A831F7">
            <w:pPr>
              <w:pStyle w:val="1"/>
              <w:numPr>
                <w:ilvl w:val="0"/>
                <w:numId w:val="0"/>
              </w:numPr>
              <w:snapToGrid/>
              <w:rPr>
                <w:sz w:val="28"/>
                <w:szCs w:val="28"/>
              </w:rPr>
            </w:pPr>
            <w:r>
              <w:rPr>
                <w:sz w:val="28"/>
                <w:szCs w:val="28"/>
              </w:rPr>
              <w:sym w:font="Wingdings 2" w:char="F098"/>
            </w:r>
          </w:p>
        </w:tc>
        <w:tc>
          <w:tcPr>
            <w:tcW w:w="1399" w:type="dxa"/>
            <w:shd w:val="clear" w:color="auto" w:fill="EDEDED" w:themeFill="accent3" w:themeFillTint="33"/>
            <w:vAlign w:val="center"/>
          </w:tcPr>
          <w:p w14:paraId="2802349D" w14:textId="470EAA9C" w:rsidR="00F86B39" w:rsidRDefault="00D0698F" w:rsidP="00A831F7">
            <w:pPr>
              <w:pStyle w:val="1"/>
              <w:numPr>
                <w:ilvl w:val="0"/>
                <w:numId w:val="0"/>
              </w:numPr>
              <w:snapToGrid/>
              <w:rPr>
                <w:sz w:val="28"/>
                <w:szCs w:val="28"/>
              </w:rPr>
            </w:pPr>
            <w:r>
              <w:rPr>
                <w:sz w:val="28"/>
                <w:szCs w:val="28"/>
              </w:rPr>
              <w:sym w:font="Wingdings 2" w:char="F098"/>
            </w:r>
          </w:p>
        </w:tc>
      </w:tr>
    </w:tbl>
    <w:p w14:paraId="5E66A1B4" w14:textId="77777777" w:rsidR="00A831F7" w:rsidRDefault="00A831F7" w:rsidP="00A831F7">
      <w:pPr>
        <w:pStyle w:val="1"/>
        <w:numPr>
          <w:ilvl w:val="0"/>
          <w:numId w:val="0"/>
        </w:numPr>
        <w:snapToGrid/>
        <w:jc w:val="left"/>
        <w:rPr>
          <w:sz w:val="28"/>
          <w:szCs w:val="28"/>
        </w:rPr>
      </w:pPr>
    </w:p>
    <w:p w14:paraId="663C42FD" w14:textId="77777777" w:rsidR="00A831F7" w:rsidRDefault="00A831F7" w:rsidP="00A831F7">
      <w:pPr>
        <w:pStyle w:val="1"/>
        <w:numPr>
          <w:ilvl w:val="0"/>
          <w:numId w:val="0"/>
        </w:numPr>
        <w:snapToGrid/>
        <w:jc w:val="left"/>
        <w:rPr>
          <w:sz w:val="28"/>
          <w:szCs w:val="28"/>
        </w:rPr>
      </w:pPr>
    </w:p>
    <w:p w14:paraId="5DDD78C4" w14:textId="22565D0B" w:rsidR="00A831F7" w:rsidRDefault="00A831F7" w:rsidP="00A831F7">
      <w:pPr>
        <w:pStyle w:val="1"/>
        <w:numPr>
          <w:ilvl w:val="0"/>
          <w:numId w:val="0"/>
        </w:numPr>
        <w:snapToGrid/>
        <w:jc w:val="left"/>
        <w:rPr>
          <w:sz w:val="28"/>
          <w:szCs w:val="28"/>
        </w:rPr>
        <w:sectPr w:rsidR="00A831F7" w:rsidSect="00C87602">
          <w:pgSz w:w="11906" w:h="16838" w:code="9"/>
          <w:pgMar w:top="851" w:right="851" w:bottom="851" w:left="851" w:header="567" w:footer="567" w:gutter="0"/>
          <w:cols w:space="425"/>
          <w:docGrid w:type="lines" w:linePitch="360"/>
        </w:sectPr>
      </w:pPr>
    </w:p>
    <w:p w14:paraId="5098AF71" w14:textId="22C6946A" w:rsidR="00826D19" w:rsidRPr="00F82A73" w:rsidRDefault="00826D19" w:rsidP="005B00CB">
      <w:pPr>
        <w:pStyle w:val="1"/>
        <w:numPr>
          <w:ilvl w:val="0"/>
          <w:numId w:val="6"/>
        </w:numPr>
        <w:snapToGrid/>
        <w:rPr>
          <w:szCs w:val="40"/>
        </w:rPr>
      </w:pPr>
      <w:r w:rsidRPr="00F82A73">
        <w:rPr>
          <w:rFonts w:hint="eastAsia"/>
          <w:szCs w:val="40"/>
        </w:rPr>
        <w:lastRenderedPageBreak/>
        <w:t>需求模型</w:t>
      </w:r>
    </w:p>
    <w:p w14:paraId="127F2EB2" w14:textId="101CFFA5" w:rsidR="00F82A73" w:rsidRPr="00D04B78" w:rsidRDefault="00F82A73" w:rsidP="00C217F3">
      <w:pPr>
        <w:pStyle w:val="21"/>
      </w:pPr>
      <w:r w:rsidRPr="00D04B78">
        <w:t xml:space="preserve">5-1 </w:t>
      </w:r>
      <w:r w:rsidRPr="00D04B78">
        <w:t>使用者需求</w:t>
      </w:r>
    </w:p>
    <w:p w14:paraId="43881104" w14:textId="377ADE7B" w:rsidR="00D04B78" w:rsidRDefault="00D04B78" w:rsidP="00D04B78">
      <w:pPr>
        <w:pStyle w:val="1"/>
        <w:numPr>
          <w:ilvl w:val="0"/>
          <w:numId w:val="0"/>
        </w:numPr>
        <w:snapToGrid/>
        <w:spacing w:beforeLines="20" w:before="72" w:afterLines="20" w:after="72"/>
        <w:rPr>
          <w:sz w:val="28"/>
          <w:szCs w:val="28"/>
        </w:rPr>
      </w:pPr>
      <w:r w:rsidRPr="00D04B78">
        <w:rPr>
          <w:sz w:val="28"/>
          <w:szCs w:val="28"/>
        </w:rPr>
        <w:t>表</w:t>
      </w:r>
      <w:r w:rsidRPr="00D04B78">
        <w:rPr>
          <w:sz w:val="28"/>
          <w:szCs w:val="28"/>
        </w:rPr>
        <w:t xml:space="preserve"> 5-1-1 </w:t>
      </w:r>
      <w:r w:rsidRPr="00D04B78">
        <w:rPr>
          <w:sz w:val="28"/>
          <w:szCs w:val="28"/>
        </w:rPr>
        <w:t>功能需求表</w:t>
      </w:r>
    </w:p>
    <w:tbl>
      <w:tblPr>
        <w:tblStyle w:val="a9"/>
        <w:tblW w:w="0" w:type="auto"/>
        <w:tblInd w:w="279" w:type="dxa"/>
        <w:tblLook w:val="04A0" w:firstRow="1" w:lastRow="0" w:firstColumn="1" w:lastColumn="0" w:noHBand="0" w:noVBand="1"/>
      </w:tblPr>
      <w:tblGrid>
        <w:gridCol w:w="6379"/>
        <w:gridCol w:w="3260"/>
      </w:tblGrid>
      <w:tr w:rsidR="00D04B78" w14:paraId="3FC9BF5F" w14:textId="77777777" w:rsidTr="00D04B78">
        <w:trPr>
          <w:trHeight w:val="850"/>
        </w:trPr>
        <w:tc>
          <w:tcPr>
            <w:tcW w:w="9639" w:type="dxa"/>
            <w:gridSpan w:val="2"/>
            <w:shd w:val="clear" w:color="auto" w:fill="FFE599" w:themeFill="accent4" w:themeFillTint="66"/>
            <w:vAlign w:val="center"/>
          </w:tcPr>
          <w:p w14:paraId="1ADA3256" w14:textId="6595B33B" w:rsidR="00D04B78" w:rsidRDefault="00D04B78" w:rsidP="00D04B78">
            <w:pPr>
              <w:pStyle w:val="1"/>
              <w:numPr>
                <w:ilvl w:val="0"/>
                <w:numId w:val="0"/>
              </w:numPr>
              <w:snapToGrid/>
              <w:rPr>
                <w:sz w:val="28"/>
                <w:szCs w:val="28"/>
              </w:rPr>
            </w:pPr>
            <w:r>
              <w:rPr>
                <w:rFonts w:hint="eastAsia"/>
                <w:sz w:val="28"/>
                <w:szCs w:val="28"/>
              </w:rPr>
              <w:t>功能需求</w:t>
            </w:r>
          </w:p>
        </w:tc>
      </w:tr>
      <w:tr w:rsidR="00D04B78" w14:paraId="6FF81B8B" w14:textId="77777777" w:rsidTr="00D04B78">
        <w:trPr>
          <w:trHeight w:val="850"/>
        </w:trPr>
        <w:tc>
          <w:tcPr>
            <w:tcW w:w="6379" w:type="dxa"/>
            <w:shd w:val="clear" w:color="auto" w:fill="FFF2CC" w:themeFill="accent4" w:themeFillTint="33"/>
            <w:vAlign w:val="center"/>
          </w:tcPr>
          <w:p w14:paraId="39BF66D8" w14:textId="7FA49250" w:rsidR="00D04B78" w:rsidRDefault="00D04B78" w:rsidP="00D04B78">
            <w:pPr>
              <w:pStyle w:val="1"/>
              <w:numPr>
                <w:ilvl w:val="0"/>
                <w:numId w:val="0"/>
              </w:numPr>
              <w:snapToGrid/>
              <w:rPr>
                <w:sz w:val="28"/>
                <w:szCs w:val="28"/>
              </w:rPr>
            </w:pPr>
            <w:r>
              <w:rPr>
                <w:rFonts w:hint="eastAsia"/>
                <w:sz w:val="28"/>
                <w:szCs w:val="28"/>
              </w:rPr>
              <w:t>需求</w:t>
            </w:r>
          </w:p>
        </w:tc>
        <w:tc>
          <w:tcPr>
            <w:tcW w:w="3260" w:type="dxa"/>
            <w:shd w:val="clear" w:color="auto" w:fill="FFF2CC" w:themeFill="accent4" w:themeFillTint="33"/>
            <w:vAlign w:val="center"/>
          </w:tcPr>
          <w:p w14:paraId="7ED9434F" w14:textId="34618700" w:rsidR="00D04B78" w:rsidRDefault="00D04B78" w:rsidP="00D04B78">
            <w:pPr>
              <w:pStyle w:val="1"/>
              <w:numPr>
                <w:ilvl w:val="0"/>
                <w:numId w:val="0"/>
              </w:numPr>
              <w:snapToGrid/>
              <w:rPr>
                <w:sz w:val="28"/>
                <w:szCs w:val="28"/>
              </w:rPr>
            </w:pPr>
            <w:r>
              <w:rPr>
                <w:rFonts w:hint="eastAsia"/>
                <w:sz w:val="28"/>
                <w:szCs w:val="28"/>
              </w:rPr>
              <w:t>U</w:t>
            </w:r>
            <w:r>
              <w:rPr>
                <w:sz w:val="28"/>
                <w:szCs w:val="28"/>
              </w:rPr>
              <w:t>se Case</w:t>
            </w:r>
          </w:p>
        </w:tc>
      </w:tr>
      <w:tr w:rsidR="00D04B78" w14:paraId="47CE8B16" w14:textId="77777777" w:rsidTr="00D04B78">
        <w:trPr>
          <w:trHeight w:val="850"/>
        </w:trPr>
        <w:tc>
          <w:tcPr>
            <w:tcW w:w="6379" w:type="dxa"/>
            <w:vAlign w:val="center"/>
          </w:tcPr>
          <w:p w14:paraId="1C45886D" w14:textId="36C5D289" w:rsidR="00D04B78" w:rsidRDefault="00B72A62" w:rsidP="00D04B78">
            <w:pPr>
              <w:pStyle w:val="1"/>
              <w:numPr>
                <w:ilvl w:val="0"/>
                <w:numId w:val="0"/>
              </w:numPr>
              <w:snapToGrid/>
              <w:rPr>
                <w:sz w:val="28"/>
                <w:szCs w:val="28"/>
              </w:rPr>
            </w:pPr>
            <w:r>
              <w:rPr>
                <w:rFonts w:hint="eastAsia"/>
                <w:sz w:val="28"/>
                <w:szCs w:val="28"/>
              </w:rPr>
              <w:t>使用者想要進行測試</w:t>
            </w:r>
          </w:p>
        </w:tc>
        <w:tc>
          <w:tcPr>
            <w:tcW w:w="3260" w:type="dxa"/>
            <w:vAlign w:val="center"/>
          </w:tcPr>
          <w:p w14:paraId="328F8ADA" w14:textId="4CAB01E8" w:rsidR="00D04B78" w:rsidRDefault="00B72A62" w:rsidP="00D04B78">
            <w:pPr>
              <w:pStyle w:val="1"/>
              <w:numPr>
                <w:ilvl w:val="0"/>
                <w:numId w:val="0"/>
              </w:numPr>
              <w:snapToGrid/>
              <w:rPr>
                <w:sz w:val="28"/>
                <w:szCs w:val="28"/>
              </w:rPr>
            </w:pPr>
            <w:r>
              <w:rPr>
                <w:rFonts w:hint="eastAsia"/>
                <w:sz w:val="28"/>
                <w:szCs w:val="28"/>
              </w:rPr>
              <w:t>肌力測試系統</w:t>
            </w:r>
          </w:p>
        </w:tc>
      </w:tr>
      <w:tr w:rsidR="00D04B78" w14:paraId="79EFAB24" w14:textId="77777777" w:rsidTr="00D04B78">
        <w:trPr>
          <w:trHeight w:val="850"/>
        </w:trPr>
        <w:tc>
          <w:tcPr>
            <w:tcW w:w="6379" w:type="dxa"/>
            <w:vAlign w:val="center"/>
          </w:tcPr>
          <w:p w14:paraId="59BAA62E" w14:textId="46E38689" w:rsidR="00D04B78" w:rsidRDefault="00B72A62" w:rsidP="00D04B78">
            <w:pPr>
              <w:pStyle w:val="1"/>
              <w:numPr>
                <w:ilvl w:val="0"/>
                <w:numId w:val="0"/>
              </w:numPr>
              <w:snapToGrid/>
              <w:rPr>
                <w:sz w:val="28"/>
                <w:szCs w:val="28"/>
              </w:rPr>
            </w:pPr>
            <w:r>
              <w:rPr>
                <w:rFonts w:hint="eastAsia"/>
                <w:sz w:val="28"/>
                <w:szCs w:val="28"/>
              </w:rPr>
              <w:t>使用者需要查看紀錄</w:t>
            </w:r>
          </w:p>
        </w:tc>
        <w:tc>
          <w:tcPr>
            <w:tcW w:w="3260" w:type="dxa"/>
            <w:vAlign w:val="center"/>
          </w:tcPr>
          <w:p w14:paraId="68860EB9" w14:textId="4A075462" w:rsidR="00D04B78" w:rsidRDefault="00B72A62" w:rsidP="00D04B78">
            <w:pPr>
              <w:pStyle w:val="1"/>
              <w:numPr>
                <w:ilvl w:val="0"/>
                <w:numId w:val="0"/>
              </w:numPr>
              <w:snapToGrid/>
              <w:rPr>
                <w:sz w:val="28"/>
                <w:szCs w:val="28"/>
              </w:rPr>
            </w:pPr>
            <w:r>
              <w:rPr>
                <w:rFonts w:hint="eastAsia"/>
                <w:sz w:val="28"/>
                <w:szCs w:val="28"/>
              </w:rPr>
              <w:t>歷史紀錄</w:t>
            </w:r>
          </w:p>
        </w:tc>
      </w:tr>
      <w:tr w:rsidR="00D04B78" w14:paraId="352F6E54" w14:textId="77777777" w:rsidTr="00D04B78">
        <w:trPr>
          <w:trHeight w:val="850"/>
        </w:trPr>
        <w:tc>
          <w:tcPr>
            <w:tcW w:w="6379" w:type="dxa"/>
            <w:vAlign w:val="center"/>
          </w:tcPr>
          <w:p w14:paraId="7A857F68" w14:textId="766BF592" w:rsidR="00D04B78" w:rsidRDefault="00B72A62" w:rsidP="00D04B78">
            <w:pPr>
              <w:pStyle w:val="1"/>
              <w:numPr>
                <w:ilvl w:val="0"/>
                <w:numId w:val="0"/>
              </w:numPr>
              <w:snapToGrid/>
              <w:rPr>
                <w:sz w:val="28"/>
                <w:szCs w:val="28"/>
              </w:rPr>
            </w:pPr>
            <w:r>
              <w:rPr>
                <w:rFonts w:hint="eastAsia"/>
                <w:sz w:val="28"/>
                <w:szCs w:val="28"/>
              </w:rPr>
              <w:t>使用者想要</w:t>
            </w:r>
            <w:r w:rsidR="00D1310E">
              <w:rPr>
                <w:rFonts w:hint="eastAsia"/>
                <w:sz w:val="28"/>
                <w:szCs w:val="28"/>
              </w:rPr>
              <w:t>新增</w:t>
            </w:r>
            <w:r>
              <w:rPr>
                <w:rFonts w:hint="eastAsia"/>
                <w:sz w:val="28"/>
                <w:szCs w:val="28"/>
              </w:rPr>
              <w:t>資料</w:t>
            </w:r>
          </w:p>
        </w:tc>
        <w:tc>
          <w:tcPr>
            <w:tcW w:w="3260" w:type="dxa"/>
            <w:vAlign w:val="center"/>
          </w:tcPr>
          <w:p w14:paraId="6E75B862" w14:textId="103EF85B" w:rsidR="00D04B78" w:rsidRDefault="00B72A62" w:rsidP="00D04B78">
            <w:pPr>
              <w:pStyle w:val="1"/>
              <w:numPr>
                <w:ilvl w:val="0"/>
                <w:numId w:val="0"/>
              </w:numPr>
              <w:snapToGrid/>
              <w:rPr>
                <w:sz w:val="28"/>
                <w:szCs w:val="28"/>
              </w:rPr>
            </w:pPr>
            <w:r>
              <w:rPr>
                <w:rFonts w:hint="eastAsia"/>
                <w:sz w:val="28"/>
                <w:szCs w:val="28"/>
              </w:rPr>
              <w:t>使用者資料管理</w:t>
            </w:r>
          </w:p>
        </w:tc>
      </w:tr>
      <w:tr w:rsidR="00D04B78" w14:paraId="25E9B7BA" w14:textId="77777777" w:rsidTr="00D04B78">
        <w:trPr>
          <w:trHeight w:val="850"/>
        </w:trPr>
        <w:tc>
          <w:tcPr>
            <w:tcW w:w="6379" w:type="dxa"/>
            <w:vAlign w:val="center"/>
          </w:tcPr>
          <w:p w14:paraId="77A8678D" w14:textId="090D371A" w:rsidR="00D04B78" w:rsidRDefault="00D1310E" w:rsidP="00D04B78">
            <w:pPr>
              <w:pStyle w:val="1"/>
              <w:numPr>
                <w:ilvl w:val="0"/>
                <w:numId w:val="0"/>
              </w:numPr>
              <w:snapToGrid/>
              <w:rPr>
                <w:sz w:val="28"/>
                <w:szCs w:val="28"/>
              </w:rPr>
            </w:pPr>
            <w:r>
              <w:rPr>
                <w:rFonts w:hint="eastAsia"/>
                <w:sz w:val="28"/>
                <w:szCs w:val="28"/>
              </w:rPr>
              <w:t>使用者想要更改資料</w:t>
            </w:r>
          </w:p>
        </w:tc>
        <w:tc>
          <w:tcPr>
            <w:tcW w:w="3260" w:type="dxa"/>
            <w:vAlign w:val="center"/>
          </w:tcPr>
          <w:p w14:paraId="129980AA" w14:textId="254E9BC3" w:rsidR="00D04B78" w:rsidRDefault="00D1310E" w:rsidP="00D04B78">
            <w:pPr>
              <w:pStyle w:val="1"/>
              <w:numPr>
                <w:ilvl w:val="0"/>
                <w:numId w:val="0"/>
              </w:numPr>
              <w:snapToGrid/>
              <w:rPr>
                <w:sz w:val="28"/>
                <w:szCs w:val="28"/>
              </w:rPr>
            </w:pPr>
            <w:r>
              <w:rPr>
                <w:rFonts w:hint="eastAsia"/>
                <w:sz w:val="28"/>
                <w:szCs w:val="28"/>
              </w:rPr>
              <w:t>使用者資料管理</w:t>
            </w:r>
          </w:p>
        </w:tc>
      </w:tr>
    </w:tbl>
    <w:p w14:paraId="7FB5E78D" w14:textId="47D5A508" w:rsidR="00D04B78" w:rsidRDefault="00D04B78" w:rsidP="00D04B78">
      <w:pPr>
        <w:pStyle w:val="1"/>
        <w:numPr>
          <w:ilvl w:val="0"/>
          <w:numId w:val="0"/>
        </w:numPr>
        <w:snapToGrid/>
        <w:rPr>
          <w:sz w:val="28"/>
          <w:szCs w:val="28"/>
        </w:rPr>
      </w:pPr>
    </w:p>
    <w:p w14:paraId="6A28F786" w14:textId="77777777" w:rsidR="008E1083" w:rsidRPr="00F82A73" w:rsidRDefault="008E1083" w:rsidP="008E1083">
      <w:pPr>
        <w:pStyle w:val="1"/>
        <w:numPr>
          <w:ilvl w:val="0"/>
          <w:numId w:val="0"/>
        </w:numPr>
        <w:snapToGrid/>
        <w:jc w:val="left"/>
        <w:rPr>
          <w:sz w:val="28"/>
          <w:szCs w:val="28"/>
        </w:rPr>
      </w:pPr>
    </w:p>
    <w:p w14:paraId="18ED43EF" w14:textId="77777777" w:rsidR="001D1645" w:rsidRDefault="008E1083" w:rsidP="008E1083">
      <w:pPr>
        <w:pStyle w:val="1"/>
        <w:numPr>
          <w:ilvl w:val="0"/>
          <w:numId w:val="0"/>
        </w:numPr>
        <w:snapToGrid/>
        <w:rPr>
          <w:sz w:val="30"/>
          <w:szCs w:val="30"/>
        </w:rPr>
      </w:pPr>
      <w:r w:rsidRPr="001D1645">
        <w:rPr>
          <w:sz w:val="30"/>
          <w:szCs w:val="30"/>
        </w:rPr>
        <w:t>表</w:t>
      </w:r>
      <w:r w:rsidRPr="001D1645">
        <w:rPr>
          <w:sz w:val="30"/>
          <w:szCs w:val="30"/>
        </w:rPr>
        <w:t xml:space="preserve"> 5-1-2 </w:t>
      </w:r>
      <w:r w:rsidRPr="001D1645">
        <w:rPr>
          <w:sz w:val="30"/>
          <w:szCs w:val="30"/>
        </w:rPr>
        <w:t>非功能需求</w:t>
      </w:r>
    </w:p>
    <w:tbl>
      <w:tblPr>
        <w:tblStyle w:val="a9"/>
        <w:tblpPr w:leftFromText="180" w:rightFromText="180" w:vertAnchor="text" w:horzAnchor="margin" w:tblpX="279" w:tblpY="266"/>
        <w:tblW w:w="4730" w:type="pct"/>
        <w:tblLook w:val="04A0" w:firstRow="1" w:lastRow="0" w:firstColumn="1" w:lastColumn="0" w:noHBand="0" w:noVBand="1"/>
      </w:tblPr>
      <w:tblGrid>
        <w:gridCol w:w="5808"/>
        <w:gridCol w:w="3836"/>
      </w:tblGrid>
      <w:tr w:rsidR="008E1083" w14:paraId="771BF33B" w14:textId="77777777" w:rsidTr="008E1083">
        <w:trPr>
          <w:trHeight w:val="850"/>
        </w:trPr>
        <w:tc>
          <w:tcPr>
            <w:tcW w:w="5000" w:type="pct"/>
            <w:gridSpan w:val="2"/>
            <w:shd w:val="clear" w:color="auto" w:fill="C5E0B3" w:themeFill="accent6" w:themeFillTint="66"/>
            <w:vAlign w:val="center"/>
          </w:tcPr>
          <w:p w14:paraId="3F2B31A2" w14:textId="77777777" w:rsidR="008E1083" w:rsidRDefault="008E1083" w:rsidP="008E1083">
            <w:pPr>
              <w:pStyle w:val="1"/>
              <w:numPr>
                <w:ilvl w:val="0"/>
                <w:numId w:val="0"/>
              </w:numPr>
              <w:snapToGrid/>
              <w:rPr>
                <w:sz w:val="30"/>
                <w:szCs w:val="30"/>
              </w:rPr>
            </w:pPr>
            <w:r>
              <w:rPr>
                <w:rFonts w:hint="eastAsia"/>
                <w:sz w:val="30"/>
                <w:szCs w:val="30"/>
              </w:rPr>
              <w:t>非功能需求</w:t>
            </w:r>
          </w:p>
        </w:tc>
      </w:tr>
      <w:tr w:rsidR="008E1083" w14:paraId="245D5710" w14:textId="77777777" w:rsidTr="008E1083">
        <w:trPr>
          <w:trHeight w:val="850"/>
        </w:trPr>
        <w:tc>
          <w:tcPr>
            <w:tcW w:w="3011" w:type="pct"/>
            <w:shd w:val="clear" w:color="auto" w:fill="E2EFD9" w:themeFill="accent6" w:themeFillTint="33"/>
            <w:vAlign w:val="center"/>
          </w:tcPr>
          <w:p w14:paraId="064F2768" w14:textId="77777777" w:rsidR="008E1083" w:rsidRDefault="008E1083" w:rsidP="008E1083">
            <w:pPr>
              <w:pStyle w:val="1"/>
              <w:numPr>
                <w:ilvl w:val="0"/>
                <w:numId w:val="0"/>
              </w:numPr>
              <w:snapToGrid/>
              <w:rPr>
                <w:sz w:val="30"/>
                <w:szCs w:val="30"/>
              </w:rPr>
            </w:pPr>
            <w:r>
              <w:rPr>
                <w:rFonts w:hint="eastAsia"/>
                <w:sz w:val="30"/>
                <w:szCs w:val="30"/>
              </w:rPr>
              <w:t>需求</w:t>
            </w:r>
          </w:p>
        </w:tc>
        <w:tc>
          <w:tcPr>
            <w:tcW w:w="1989" w:type="pct"/>
            <w:shd w:val="clear" w:color="auto" w:fill="E2EFD9" w:themeFill="accent6" w:themeFillTint="33"/>
            <w:vAlign w:val="center"/>
          </w:tcPr>
          <w:p w14:paraId="25A775C2" w14:textId="77777777" w:rsidR="008E1083" w:rsidRDefault="008E1083" w:rsidP="008E1083">
            <w:pPr>
              <w:pStyle w:val="1"/>
              <w:numPr>
                <w:ilvl w:val="0"/>
                <w:numId w:val="0"/>
              </w:numPr>
              <w:snapToGrid/>
              <w:rPr>
                <w:sz w:val="30"/>
                <w:szCs w:val="30"/>
              </w:rPr>
            </w:pPr>
            <w:r>
              <w:rPr>
                <w:rFonts w:hint="eastAsia"/>
                <w:sz w:val="28"/>
                <w:szCs w:val="28"/>
              </w:rPr>
              <w:t>U</w:t>
            </w:r>
            <w:r>
              <w:rPr>
                <w:sz w:val="28"/>
                <w:szCs w:val="28"/>
              </w:rPr>
              <w:t>se Case</w:t>
            </w:r>
          </w:p>
        </w:tc>
      </w:tr>
      <w:tr w:rsidR="008E1083" w14:paraId="1BA199F7" w14:textId="77777777" w:rsidTr="008E1083">
        <w:trPr>
          <w:trHeight w:val="850"/>
        </w:trPr>
        <w:tc>
          <w:tcPr>
            <w:tcW w:w="3011" w:type="pct"/>
            <w:vAlign w:val="center"/>
          </w:tcPr>
          <w:p w14:paraId="2BE1D482" w14:textId="77777777" w:rsidR="008E1083" w:rsidRDefault="008E1083" w:rsidP="008E1083">
            <w:pPr>
              <w:pStyle w:val="1"/>
              <w:numPr>
                <w:ilvl w:val="0"/>
                <w:numId w:val="0"/>
              </w:numPr>
              <w:snapToGrid/>
              <w:rPr>
                <w:sz w:val="30"/>
                <w:szCs w:val="30"/>
              </w:rPr>
            </w:pPr>
            <w:r>
              <w:rPr>
                <w:rFonts w:hint="eastAsia"/>
                <w:sz w:val="30"/>
                <w:szCs w:val="30"/>
              </w:rPr>
              <w:t>需使用</w:t>
            </w:r>
            <w:r>
              <w:rPr>
                <w:rFonts w:hint="eastAsia"/>
                <w:sz w:val="30"/>
                <w:szCs w:val="30"/>
              </w:rPr>
              <w:t>Android</w:t>
            </w:r>
            <w:r>
              <w:rPr>
                <w:rFonts w:hint="eastAsia"/>
                <w:sz w:val="30"/>
                <w:szCs w:val="30"/>
              </w:rPr>
              <w:t>系統</w:t>
            </w:r>
          </w:p>
        </w:tc>
        <w:tc>
          <w:tcPr>
            <w:tcW w:w="1989" w:type="pct"/>
            <w:vAlign w:val="center"/>
          </w:tcPr>
          <w:p w14:paraId="11A254F3" w14:textId="77777777" w:rsidR="008E1083" w:rsidRDefault="008E1083" w:rsidP="008E1083">
            <w:pPr>
              <w:pStyle w:val="1"/>
              <w:numPr>
                <w:ilvl w:val="0"/>
                <w:numId w:val="0"/>
              </w:numPr>
              <w:snapToGrid/>
              <w:rPr>
                <w:sz w:val="30"/>
                <w:szCs w:val="30"/>
              </w:rPr>
            </w:pPr>
            <w:r>
              <w:rPr>
                <w:rFonts w:hint="eastAsia"/>
                <w:sz w:val="30"/>
                <w:szCs w:val="30"/>
              </w:rPr>
              <w:t>—</w:t>
            </w:r>
          </w:p>
        </w:tc>
      </w:tr>
    </w:tbl>
    <w:p w14:paraId="6CD0FF72" w14:textId="77777777" w:rsidR="008E1083" w:rsidRDefault="008E1083" w:rsidP="008E1083">
      <w:pPr>
        <w:pStyle w:val="1"/>
        <w:numPr>
          <w:ilvl w:val="0"/>
          <w:numId w:val="0"/>
        </w:numPr>
        <w:snapToGrid/>
      </w:pPr>
    </w:p>
    <w:p w14:paraId="19B9AB24" w14:textId="6153F453" w:rsidR="008E1083" w:rsidRDefault="008E1083" w:rsidP="008E1083">
      <w:pPr>
        <w:pStyle w:val="1"/>
        <w:numPr>
          <w:ilvl w:val="0"/>
          <w:numId w:val="0"/>
        </w:numPr>
        <w:snapToGrid/>
        <w:sectPr w:rsidR="008E1083" w:rsidSect="00C87602">
          <w:pgSz w:w="11906" w:h="16838" w:code="9"/>
          <w:pgMar w:top="851" w:right="851" w:bottom="851" w:left="851" w:header="567" w:footer="567" w:gutter="0"/>
          <w:cols w:space="425"/>
          <w:docGrid w:type="lines" w:linePitch="360"/>
        </w:sectPr>
      </w:pPr>
    </w:p>
    <w:p w14:paraId="0BA79C12" w14:textId="067F28A3" w:rsidR="001D1645" w:rsidRDefault="001D1645" w:rsidP="00C217F3">
      <w:pPr>
        <w:pStyle w:val="21"/>
      </w:pPr>
      <w:r w:rsidRPr="001D1645">
        <w:lastRenderedPageBreak/>
        <w:t xml:space="preserve">5-2 </w:t>
      </w:r>
      <w:r w:rsidRPr="001D1645">
        <w:t>使用個案圖</w:t>
      </w:r>
      <w:r w:rsidR="008675FD">
        <w:rPr>
          <w:rFonts w:hint="eastAsia"/>
        </w:rPr>
        <w:t>Us</w:t>
      </w:r>
      <w:r w:rsidR="008675FD">
        <w:t>e Case</w:t>
      </w:r>
    </w:p>
    <w:p w14:paraId="1AD02FC1" w14:textId="55F91A2A" w:rsidR="001D1645" w:rsidRDefault="00813F48" w:rsidP="001D1645">
      <w:pPr>
        <w:pStyle w:val="1"/>
        <w:numPr>
          <w:ilvl w:val="0"/>
          <w:numId w:val="0"/>
        </w:numPr>
        <w:snapToGrid/>
        <w:jc w:val="left"/>
        <w:rPr>
          <w:sz w:val="30"/>
          <w:szCs w:val="30"/>
        </w:rPr>
      </w:pPr>
      <w:r>
        <w:rPr>
          <w:noProof/>
          <w:sz w:val="30"/>
          <w:szCs w:val="30"/>
        </w:rPr>
        <w:drawing>
          <wp:inline distT="0" distB="0" distL="0" distR="0" wp14:anchorId="150771DA" wp14:editId="684562EE">
            <wp:extent cx="6479540" cy="326003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使用個案圖.drawio.png"/>
                    <pic:cNvPicPr/>
                  </pic:nvPicPr>
                  <pic:blipFill>
                    <a:blip r:embed="rId24">
                      <a:extLst>
                        <a:ext uri="{28A0092B-C50C-407E-A947-70E740481C1C}">
                          <a14:useLocalDpi xmlns:a14="http://schemas.microsoft.com/office/drawing/2010/main" val="0"/>
                        </a:ext>
                      </a:extLst>
                    </a:blip>
                    <a:stretch>
                      <a:fillRect/>
                    </a:stretch>
                  </pic:blipFill>
                  <pic:spPr>
                    <a:xfrm>
                      <a:off x="0" y="0"/>
                      <a:ext cx="6489410" cy="3265000"/>
                    </a:xfrm>
                    <a:prstGeom prst="rect">
                      <a:avLst/>
                    </a:prstGeom>
                  </pic:spPr>
                </pic:pic>
              </a:graphicData>
            </a:graphic>
          </wp:inline>
        </w:drawing>
      </w:r>
    </w:p>
    <w:p w14:paraId="765D035C" w14:textId="3B1E7623" w:rsidR="001D1645" w:rsidRDefault="001D1645" w:rsidP="00C217F3">
      <w:pPr>
        <w:pStyle w:val="21"/>
      </w:pPr>
      <w:r w:rsidRPr="001D1645">
        <w:t xml:space="preserve">5-3 </w:t>
      </w:r>
      <w:r w:rsidRPr="001D1645">
        <w:t>使用個案</w:t>
      </w:r>
      <w:commentRangeStart w:id="35"/>
      <w:commentRangeStart w:id="36"/>
      <w:commentRangeStart w:id="37"/>
      <w:r w:rsidRPr="001D1645">
        <w:t>描述</w:t>
      </w:r>
      <w:commentRangeEnd w:id="35"/>
      <w:commentRangeEnd w:id="37"/>
      <w:r w:rsidR="00433AAC">
        <w:rPr>
          <w:rStyle w:val="af1"/>
          <w:rFonts w:asciiTheme="minorHAnsi" w:eastAsiaTheme="minorEastAsia" w:hAnsiTheme="minorHAnsi" w:cstheme="minorBidi"/>
          <w:b w:val="0"/>
          <w:bCs w:val="0"/>
        </w:rPr>
        <w:commentReference w:id="37"/>
      </w:r>
      <w:r w:rsidR="00433AAC">
        <w:rPr>
          <w:rStyle w:val="af1"/>
          <w:rFonts w:asciiTheme="minorHAnsi" w:eastAsiaTheme="minorEastAsia" w:hAnsiTheme="minorHAnsi" w:cstheme="minorBidi"/>
          <w:b w:val="0"/>
          <w:bCs w:val="0"/>
        </w:rPr>
        <w:commentReference w:id="35"/>
      </w:r>
      <w:commentRangeEnd w:id="36"/>
      <w:r w:rsidR="00433AAC">
        <w:rPr>
          <w:rStyle w:val="af1"/>
          <w:rFonts w:asciiTheme="minorHAnsi" w:eastAsiaTheme="minorEastAsia" w:hAnsiTheme="minorHAnsi" w:cstheme="minorBidi"/>
          <w:b w:val="0"/>
          <w:bCs w:val="0"/>
        </w:rPr>
        <w:commentReference w:id="36"/>
      </w:r>
    </w:p>
    <w:tbl>
      <w:tblPr>
        <w:tblStyle w:val="a9"/>
        <w:tblW w:w="0" w:type="auto"/>
        <w:tblLook w:val="04A0" w:firstRow="1" w:lastRow="0" w:firstColumn="1" w:lastColumn="0" w:noHBand="0" w:noVBand="1"/>
      </w:tblPr>
      <w:tblGrid>
        <w:gridCol w:w="10194"/>
      </w:tblGrid>
      <w:tr w:rsidR="00D540A4" w14:paraId="1137AA03" w14:textId="77777777" w:rsidTr="00D540A4">
        <w:tc>
          <w:tcPr>
            <w:tcW w:w="10194" w:type="dxa"/>
            <w:shd w:val="clear" w:color="auto" w:fill="D9E2F3" w:themeFill="accent1" w:themeFillTint="33"/>
            <w:vAlign w:val="center"/>
          </w:tcPr>
          <w:p w14:paraId="36FFDFC0" w14:textId="2A770917" w:rsidR="00D540A4" w:rsidRDefault="00D540A4" w:rsidP="00D540A4">
            <w:pPr>
              <w:pStyle w:val="1"/>
              <w:numPr>
                <w:ilvl w:val="0"/>
                <w:numId w:val="0"/>
              </w:numPr>
              <w:snapToGrid/>
              <w:rPr>
                <w:sz w:val="30"/>
                <w:szCs w:val="30"/>
              </w:rPr>
            </w:pPr>
            <w:r>
              <w:rPr>
                <w:rFonts w:hint="eastAsia"/>
                <w:sz w:val="30"/>
                <w:szCs w:val="30"/>
              </w:rPr>
              <w:t>圖</w:t>
            </w:r>
            <w:r>
              <w:rPr>
                <w:rFonts w:hint="eastAsia"/>
                <w:sz w:val="30"/>
                <w:szCs w:val="30"/>
              </w:rPr>
              <w:t>5-3-1</w:t>
            </w:r>
            <w:r>
              <w:rPr>
                <w:rFonts w:hint="eastAsia"/>
                <w:sz w:val="30"/>
                <w:szCs w:val="30"/>
              </w:rPr>
              <w:t>系統活動圖</w:t>
            </w:r>
          </w:p>
        </w:tc>
      </w:tr>
      <w:tr w:rsidR="00D540A4" w14:paraId="5470A39B" w14:textId="77777777" w:rsidTr="00D540A4">
        <w:tc>
          <w:tcPr>
            <w:tcW w:w="10194" w:type="dxa"/>
            <w:vAlign w:val="center"/>
          </w:tcPr>
          <w:p w14:paraId="1F81DFBA" w14:textId="1EB0A4F0" w:rsidR="00D540A4" w:rsidRDefault="00D540A4" w:rsidP="00D540A4">
            <w:pPr>
              <w:pStyle w:val="1"/>
              <w:numPr>
                <w:ilvl w:val="0"/>
                <w:numId w:val="0"/>
              </w:numPr>
              <w:snapToGrid/>
              <w:rPr>
                <w:sz w:val="30"/>
                <w:szCs w:val="30"/>
              </w:rPr>
            </w:pPr>
            <w:r>
              <w:rPr>
                <w:noProof/>
                <w:sz w:val="30"/>
                <w:szCs w:val="30"/>
              </w:rPr>
              <w:drawing>
                <wp:inline distT="0" distB="0" distL="0" distR="0" wp14:anchorId="0BD8B07D" wp14:editId="01F71716">
                  <wp:extent cx="6304612" cy="4539615"/>
                  <wp:effectExtent l="0" t="0" r="127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25384" cy="4626577"/>
                          </a:xfrm>
                          <a:prstGeom prst="rect">
                            <a:avLst/>
                          </a:prstGeom>
                          <a:noFill/>
                          <a:ln>
                            <a:noFill/>
                          </a:ln>
                        </pic:spPr>
                      </pic:pic>
                    </a:graphicData>
                  </a:graphic>
                </wp:inline>
              </w:drawing>
            </w:r>
          </w:p>
        </w:tc>
      </w:tr>
      <w:tr w:rsidR="00D540A4" w14:paraId="18CD8126" w14:textId="77777777" w:rsidTr="00D540A4">
        <w:trPr>
          <w:trHeight w:val="302"/>
        </w:trPr>
        <w:tc>
          <w:tcPr>
            <w:tcW w:w="10194" w:type="dxa"/>
            <w:shd w:val="clear" w:color="auto" w:fill="D9E2F3" w:themeFill="accent1" w:themeFillTint="33"/>
            <w:vAlign w:val="center"/>
          </w:tcPr>
          <w:p w14:paraId="1C76E8CB" w14:textId="504BE426" w:rsidR="00D540A4" w:rsidRDefault="00D540A4" w:rsidP="00D540A4">
            <w:pPr>
              <w:pStyle w:val="1"/>
              <w:numPr>
                <w:ilvl w:val="0"/>
                <w:numId w:val="0"/>
              </w:numPr>
              <w:snapToGrid/>
              <w:rPr>
                <w:noProof/>
                <w:sz w:val="30"/>
                <w:szCs w:val="30"/>
              </w:rPr>
            </w:pPr>
            <w:r>
              <w:rPr>
                <w:rFonts w:hint="eastAsia"/>
                <w:sz w:val="30"/>
                <w:szCs w:val="30"/>
              </w:rPr>
              <w:lastRenderedPageBreak/>
              <w:t>圖</w:t>
            </w:r>
            <w:r>
              <w:rPr>
                <w:rFonts w:hint="eastAsia"/>
                <w:sz w:val="30"/>
                <w:szCs w:val="30"/>
              </w:rPr>
              <w:t>5-3-2</w:t>
            </w:r>
            <w:r>
              <w:rPr>
                <w:rFonts w:hint="eastAsia"/>
                <w:sz w:val="30"/>
                <w:szCs w:val="30"/>
              </w:rPr>
              <w:t>肌力測試活動圖</w:t>
            </w:r>
          </w:p>
        </w:tc>
      </w:tr>
      <w:tr w:rsidR="00D540A4" w14:paraId="2D015BF9" w14:textId="77777777" w:rsidTr="00D540A4">
        <w:trPr>
          <w:trHeight w:val="300"/>
        </w:trPr>
        <w:tc>
          <w:tcPr>
            <w:tcW w:w="10194" w:type="dxa"/>
            <w:vAlign w:val="center"/>
          </w:tcPr>
          <w:p w14:paraId="09235F08" w14:textId="18DBA6E2" w:rsidR="00D540A4" w:rsidRDefault="00E73CB3" w:rsidP="00D540A4">
            <w:pPr>
              <w:pStyle w:val="1"/>
              <w:numPr>
                <w:ilvl w:val="0"/>
                <w:numId w:val="0"/>
              </w:numPr>
              <w:snapToGrid/>
              <w:rPr>
                <w:noProof/>
                <w:sz w:val="30"/>
                <w:szCs w:val="30"/>
              </w:rPr>
            </w:pPr>
            <w:r>
              <w:rPr>
                <w:noProof/>
                <w:sz w:val="30"/>
                <w:szCs w:val="30"/>
              </w:rPr>
              <w:drawing>
                <wp:inline distT="0" distB="0" distL="0" distR="0" wp14:anchorId="52687715" wp14:editId="0869B333">
                  <wp:extent cx="6315356" cy="3737113"/>
                  <wp:effectExtent l="0" t="0" r="952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22976" cy="3800797"/>
                          </a:xfrm>
                          <a:prstGeom prst="rect">
                            <a:avLst/>
                          </a:prstGeom>
                          <a:noFill/>
                          <a:ln>
                            <a:noFill/>
                          </a:ln>
                        </pic:spPr>
                      </pic:pic>
                    </a:graphicData>
                  </a:graphic>
                </wp:inline>
              </w:drawing>
            </w:r>
          </w:p>
        </w:tc>
      </w:tr>
    </w:tbl>
    <w:p w14:paraId="6D90B096" w14:textId="77777777" w:rsidR="00447128" w:rsidRDefault="00447128" w:rsidP="001D1645">
      <w:pPr>
        <w:pStyle w:val="1"/>
        <w:numPr>
          <w:ilvl w:val="0"/>
          <w:numId w:val="0"/>
        </w:numPr>
        <w:snapToGrid/>
        <w:jc w:val="left"/>
        <w:rPr>
          <w:sz w:val="30"/>
          <w:szCs w:val="30"/>
        </w:rPr>
      </w:pPr>
    </w:p>
    <w:tbl>
      <w:tblPr>
        <w:tblStyle w:val="a9"/>
        <w:tblW w:w="0" w:type="auto"/>
        <w:tblLook w:val="04A0" w:firstRow="1" w:lastRow="0" w:firstColumn="1" w:lastColumn="0" w:noHBand="0" w:noVBand="1"/>
      </w:tblPr>
      <w:tblGrid>
        <w:gridCol w:w="10194"/>
      </w:tblGrid>
      <w:tr w:rsidR="00E73CB3" w14:paraId="1BA22705" w14:textId="77777777" w:rsidTr="00CA3882">
        <w:tc>
          <w:tcPr>
            <w:tcW w:w="10194" w:type="dxa"/>
            <w:shd w:val="clear" w:color="auto" w:fill="D9E2F3" w:themeFill="accent1" w:themeFillTint="33"/>
            <w:vAlign w:val="center"/>
          </w:tcPr>
          <w:p w14:paraId="6A42B18C" w14:textId="1EDBCCF6" w:rsidR="00E73CB3" w:rsidRDefault="00E73CB3" w:rsidP="00CA3882">
            <w:pPr>
              <w:pStyle w:val="1"/>
              <w:numPr>
                <w:ilvl w:val="0"/>
                <w:numId w:val="0"/>
              </w:numPr>
              <w:snapToGrid/>
              <w:rPr>
                <w:sz w:val="30"/>
                <w:szCs w:val="30"/>
              </w:rPr>
            </w:pPr>
            <w:r>
              <w:rPr>
                <w:rFonts w:hint="eastAsia"/>
                <w:sz w:val="30"/>
                <w:szCs w:val="30"/>
              </w:rPr>
              <w:t>圖</w:t>
            </w:r>
            <w:r>
              <w:rPr>
                <w:rFonts w:hint="eastAsia"/>
                <w:sz w:val="30"/>
                <w:szCs w:val="30"/>
              </w:rPr>
              <w:t>5-3-</w:t>
            </w:r>
            <w:r w:rsidR="00CA3882">
              <w:rPr>
                <w:rFonts w:hint="eastAsia"/>
                <w:sz w:val="30"/>
                <w:szCs w:val="30"/>
              </w:rPr>
              <w:t>3</w:t>
            </w:r>
            <w:r w:rsidR="00CA3882">
              <w:rPr>
                <w:rFonts w:hint="eastAsia"/>
                <w:sz w:val="30"/>
                <w:szCs w:val="30"/>
              </w:rPr>
              <w:t>使用者資料</w:t>
            </w:r>
            <w:r>
              <w:rPr>
                <w:rFonts w:hint="eastAsia"/>
                <w:sz w:val="30"/>
                <w:szCs w:val="30"/>
              </w:rPr>
              <w:t>活動圖</w:t>
            </w:r>
          </w:p>
        </w:tc>
      </w:tr>
      <w:tr w:rsidR="00E73CB3" w14:paraId="741687A7" w14:textId="77777777" w:rsidTr="00CA3882">
        <w:tc>
          <w:tcPr>
            <w:tcW w:w="10194" w:type="dxa"/>
            <w:vAlign w:val="center"/>
          </w:tcPr>
          <w:p w14:paraId="36BFB885" w14:textId="7BA2D342" w:rsidR="00E73CB3" w:rsidRDefault="00CA3882" w:rsidP="00CA3882">
            <w:pPr>
              <w:pStyle w:val="1"/>
              <w:numPr>
                <w:ilvl w:val="0"/>
                <w:numId w:val="0"/>
              </w:numPr>
              <w:snapToGrid/>
              <w:rPr>
                <w:sz w:val="30"/>
                <w:szCs w:val="30"/>
              </w:rPr>
            </w:pPr>
            <w:r>
              <w:rPr>
                <w:rFonts w:hint="eastAsia"/>
                <w:noProof/>
                <w:sz w:val="30"/>
                <w:szCs w:val="30"/>
              </w:rPr>
              <w:drawing>
                <wp:inline distT="0" distB="0" distL="0" distR="0" wp14:anchorId="10B0B83F" wp14:editId="1804B258">
                  <wp:extent cx="6248718" cy="4309607"/>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79" cy="4375100"/>
                          </a:xfrm>
                          <a:prstGeom prst="rect">
                            <a:avLst/>
                          </a:prstGeom>
                          <a:noFill/>
                          <a:ln>
                            <a:noFill/>
                          </a:ln>
                        </pic:spPr>
                      </pic:pic>
                    </a:graphicData>
                  </a:graphic>
                </wp:inline>
              </w:drawing>
            </w:r>
          </w:p>
        </w:tc>
      </w:tr>
    </w:tbl>
    <w:p w14:paraId="071A6541" w14:textId="286B1B10" w:rsidR="008675FD" w:rsidRPr="00813F48" w:rsidRDefault="008675FD" w:rsidP="005B00CB">
      <w:pPr>
        <w:pStyle w:val="21"/>
        <w:numPr>
          <w:ilvl w:val="1"/>
          <w:numId w:val="7"/>
        </w:numPr>
      </w:pPr>
      <w:r w:rsidRPr="008675FD">
        <w:lastRenderedPageBreak/>
        <w:t>分析類別圖</w:t>
      </w:r>
    </w:p>
    <w:p w14:paraId="765F2C91" w14:textId="2AA07B25" w:rsidR="008675FD" w:rsidRDefault="007D2B54" w:rsidP="001D1645">
      <w:pPr>
        <w:pStyle w:val="1"/>
        <w:numPr>
          <w:ilvl w:val="0"/>
          <w:numId w:val="0"/>
        </w:numPr>
        <w:snapToGrid/>
        <w:jc w:val="left"/>
        <w:rPr>
          <w:sz w:val="30"/>
          <w:szCs w:val="30"/>
        </w:rPr>
      </w:pPr>
      <w:r>
        <w:rPr>
          <w:noProof/>
          <w:sz w:val="30"/>
          <w:szCs w:val="30"/>
        </w:rPr>
        <w:drawing>
          <wp:inline distT="0" distB="0" distL="0" distR="0" wp14:anchorId="69A0F81B" wp14:editId="62863F13">
            <wp:extent cx="6388044" cy="5057775"/>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分析類別圖.drawio.png"/>
                    <pic:cNvPicPr/>
                  </pic:nvPicPr>
                  <pic:blipFill>
                    <a:blip r:embed="rId28">
                      <a:extLst>
                        <a:ext uri="{28A0092B-C50C-407E-A947-70E740481C1C}">
                          <a14:useLocalDpi xmlns:a14="http://schemas.microsoft.com/office/drawing/2010/main" val="0"/>
                        </a:ext>
                      </a:extLst>
                    </a:blip>
                    <a:stretch>
                      <a:fillRect/>
                    </a:stretch>
                  </pic:blipFill>
                  <pic:spPr>
                    <a:xfrm>
                      <a:off x="0" y="0"/>
                      <a:ext cx="6396890" cy="5064779"/>
                    </a:xfrm>
                    <a:prstGeom prst="rect">
                      <a:avLst/>
                    </a:prstGeom>
                  </pic:spPr>
                </pic:pic>
              </a:graphicData>
            </a:graphic>
          </wp:inline>
        </w:drawing>
      </w:r>
    </w:p>
    <w:p w14:paraId="064934C5" w14:textId="6A9522A6" w:rsidR="00EA7E1E" w:rsidRDefault="00EA7E1E" w:rsidP="001D1645">
      <w:pPr>
        <w:pStyle w:val="1"/>
        <w:numPr>
          <w:ilvl w:val="0"/>
          <w:numId w:val="0"/>
        </w:numPr>
        <w:snapToGrid/>
        <w:jc w:val="left"/>
        <w:rPr>
          <w:sz w:val="30"/>
          <w:szCs w:val="30"/>
        </w:rPr>
        <w:sectPr w:rsidR="00EA7E1E" w:rsidSect="00C87602">
          <w:pgSz w:w="11906" w:h="16838" w:code="9"/>
          <w:pgMar w:top="851" w:right="851" w:bottom="851" w:left="851" w:header="567" w:footer="567" w:gutter="0"/>
          <w:cols w:space="425"/>
          <w:docGrid w:type="lines" w:linePitch="360"/>
        </w:sectPr>
      </w:pPr>
    </w:p>
    <w:p w14:paraId="1B906C60" w14:textId="1638AF2B" w:rsidR="00826D19" w:rsidRPr="008675FD" w:rsidRDefault="00DE5610" w:rsidP="00DE5610">
      <w:pPr>
        <w:pStyle w:val="1"/>
        <w:numPr>
          <w:ilvl w:val="0"/>
          <w:numId w:val="0"/>
        </w:numPr>
        <w:snapToGrid/>
        <w:rPr>
          <w:szCs w:val="40"/>
        </w:rPr>
      </w:pPr>
      <w:r>
        <w:rPr>
          <w:rFonts w:hint="eastAsia"/>
          <w:szCs w:val="40"/>
        </w:rPr>
        <w:lastRenderedPageBreak/>
        <w:t>第六章、</w:t>
      </w:r>
      <w:r w:rsidR="00826D19" w:rsidRPr="008675FD">
        <w:rPr>
          <w:rFonts w:hint="eastAsia"/>
          <w:szCs w:val="40"/>
        </w:rPr>
        <w:t>設計模型</w:t>
      </w:r>
    </w:p>
    <w:p w14:paraId="5204C130" w14:textId="77777777" w:rsidR="008675FD" w:rsidRPr="008675FD" w:rsidRDefault="008675FD" w:rsidP="00C217F3">
      <w:pPr>
        <w:pStyle w:val="21"/>
      </w:pPr>
      <w:r w:rsidRPr="008675FD">
        <w:t xml:space="preserve">6-1 </w:t>
      </w:r>
      <w:r w:rsidRPr="008675FD">
        <w:t>循序</w:t>
      </w:r>
      <w:commentRangeStart w:id="38"/>
      <w:r w:rsidRPr="008675FD">
        <w:t>圖</w:t>
      </w:r>
      <w:commentRangeEnd w:id="38"/>
      <w:r w:rsidR="00433AAC">
        <w:rPr>
          <w:rStyle w:val="af1"/>
          <w:rFonts w:asciiTheme="minorHAnsi" w:eastAsiaTheme="minorEastAsia" w:hAnsiTheme="minorHAnsi" w:cstheme="minorBidi"/>
          <w:b w:val="0"/>
          <w:bCs w:val="0"/>
        </w:rPr>
        <w:commentReference w:id="38"/>
      </w:r>
    </w:p>
    <w:p w14:paraId="55283BB6" w14:textId="1313EA7C" w:rsidR="008675FD" w:rsidRDefault="00813F48" w:rsidP="00C10A1A">
      <w:pPr>
        <w:tabs>
          <w:tab w:val="left" w:pos="2520"/>
        </w:tabs>
      </w:pPr>
      <w:bookmarkStart w:id="39" w:name="_GoBack"/>
      <w:r>
        <w:rPr>
          <w:noProof/>
        </w:rPr>
        <w:drawing>
          <wp:inline distT="0" distB="0" distL="0" distR="0" wp14:anchorId="3FE0C40F" wp14:editId="5CECBD12">
            <wp:extent cx="6478582" cy="4707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循序圖.drawio.png"/>
                    <pic:cNvPicPr/>
                  </pic:nvPicPr>
                  <pic:blipFill>
                    <a:blip r:embed="rId29">
                      <a:extLst>
                        <a:ext uri="{28A0092B-C50C-407E-A947-70E740481C1C}">
                          <a14:useLocalDpi xmlns:a14="http://schemas.microsoft.com/office/drawing/2010/main" val="0"/>
                        </a:ext>
                      </a:extLst>
                    </a:blip>
                    <a:stretch>
                      <a:fillRect/>
                    </a:stretch>
                  </pic:blipFill>
                  <pic:spPr>
                    <a:xfrm>
                      <a:off x="0" y="0"/>
                      <a:ext cx="6528115" cy="4743161"/>
                    </a:xfrm>
                    <a:prstGeom prst="rect">
                      <a:avLst/>
                    </a:prstGeom>
                  </pic:spPr>
                </pic:pic>
              </a:graphicData>
            </a:graphic>
          </wp:inline>
        </w:drawing>
      </w:r>
      <w:bookmarkEnd w:id="39"/>
    </w:p>
    <w:p w14:paraId="76F4E4DD" w14:textId="56D505BE" w:rsidR="00813F48" w:rsidRDefault="00813F48">
      <w:pPr>
        <w:widowControl/>
      </w:pPr>
    </w:p>
    <w:p w14:paraId="49928ADE" w14:textId="409CE781" w:rsidR="008675FD" w:rsidRDefault="008675FD" w:rsidP="005B00CB">
      <w:pPr>
        <w:pStyle w:val="21"/>
        <w:numPr>
          <w:ilvl w:val="1"/>
          <w:numId w:val="8"/>
        </w:numPr>
      </w:pPr>
      <w:r w:rsidRPr="008675FD">
        <w:t>設計類別圖</w:t>
      </w:r>
    </w:p>
    <w:p w14:paraId="3D6A2B67" w14:textId="2242093E" w:rsidR="008675FD" w:rsidRDefault="00813F48" w:rsidP="00813F48">
      <w:pPr>
        <w:pStyle w:val="1"/>
        <w:numPr>
          <w:ilvl w:val="0"/>
          <w:numId w:val="0"/>
        </w:numPr>
        <w:snapToGrid/>
        <w:jc w:val="left"/>
      </w:pPr>
      <w:r>
        <w:rPr>
          <w:noProof/>
          <w:sz w:val="30"/>
          <w:szCs w:val="30"/>
        </w:rPr>
        <w:drawing>
          <wp:inline distT="0" distB="0" distL="0" distR="0" wp14:anchorId="1A1D94E5" wp14:editId="1300EEDC">
            <wp:extent cx="6448508" cy="3068955"/>
            <wp:effectExtent l="0" t="0" r="952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類別圖.drawio.png"/>
                    <pic:cNvPicPr/>
                  </pic:nvPicPr>
                  <pic:blipFill>
                    <a:blip r:embed="rId30">
                      <a:extLst>
                        <a:ext uri="{28A0092B-C50C-407E-A947-70E740481C1C}">
                          <a14:useLocalDpi xmlns:a14="http://schemas.microsoft.com/office/drawing/2010/main" val="0"/>
                        </a:ext>
                      </a:extLst>
                    </a:blip>
                    <a:stretch>
                      <a:fillRect/>
                    </a:stretch>
                  </pic:blipFill>
                  <pic:spPr>
                    <a:xfrm>
                      <a:off x="0" y="0"/>
                      <a:ext cx="6735923" cy="3205741"/>
                    </a:xfrm>
                    <a:prstGeom prst="rect">
                      <a:avLst/>
                    </a:prstGeom>
                  </pic:spPr>
                </pic:pic>
              </a:graphicData>
            </a:graphic>
          </wp:inline>
        </w:drawing>
      </w:r>
    </w:p>
    <w:p w14:paraId="2F3FD0AC" w14:textId="15E64177" w:rsidR="008675FD" w:rsidRDefault="008675FD" w:rsidP="00C10A1A">
      <w:pPr>
        <w:tabs>
          <w:tab w:val="left" w:pos="2520"/>
        </w:tabs>
        <w:rPr>
          <w:rFonts w:ascii="Times New Roman" w:eastAsia="標楷體" w:hAnsi="Times New Roman" w:cs="Times New Roman"/>
          <w:sz w:val="28"/>
          <w:szCs w:val="28"/>
        </w:rPr>
        <w:sectPr w:rsidR="008675FD" w:rsidSect="00C87602">
          <w:pgSz w:w="11906" w:h="16838" w:code="9"/>
          <w:pgMar w:top="851" w:right="851" w:bottom="851" w:left="851" w:header="567" w:footer="567" w:gutter="0"/>
          <w:cols w:space="425"/>
          <w:docGrid w:type="lines" w:linePitch="360"/>
        </w:sectPr>
      </w:pPr>
    </w:p>
    <w:p w14:paraId="1D58F46A" w14:textId="71C12D1F" w:rsidR="00826D19" w:rsidRPr="008675FD" w:rsidRDefault="00471150" w:rsidP="00471150">
      <w:pPr>
        <w:pStyle w:val="1"/>
        <w:numPr>
          <w:ilvl w:val="0"/>
          <w:numId w:val="0"/>
        </w:numPr>
        <w:snapToGrid/>
        <w:rPr>
          <w:szCs w:val="40"/>
        </w:rPr>
      </w:pPr>
      <w:r>
        <w:rPr>
          <w:rFonts w:hint="eastAsia"/>
          <w:szCs w:val="40"/>
        </w:rPr>
        <w:lastRenderedPageBreak/>
        <w:t>第七章、</w:t>
      </w:r>
      <w:r w:rsidR="00826D19" w:rsidRPr="008675FD">
        <w:rPr>
          <w:rFonts w:hint="eastAsia"/>
          <w:szCs w:val="40"/>
        </w:rPr>
        <w:t>實作模型</w:t>
      </w:r>
    </w:p>
    <w:p w14:paraId="4705DE33" w14:textId="05318C1E" w:rsidR="00826D19" w:rsidRDefault="008675FD" w:rsidP="00C217F3">
      <w:pPr>
        <w:pStyle w:val="21"/>
      </w:pPr>
      <w:r w:rsidRPr="008675FD">
        <w:t xml:space="preserve">7-1 </w:t>
      </w:r>
      <w:r w:rsidRPr="008675FD">
        <w:t>部署圖</w:t>
      </w:r>
    </w:p>
    <w:p w14:paraId="58D917F7" w14:textId="44AA801C" w:rsidR="008675FD" w:rsidRPr="008675FD" w:rsidRDefault="00813F48" w:rsidP="008675FD">
      <w:pPr>
        <w:pStyle w:val="1"/>
        <w:numPr>
          <w:ilvl w:val="0"/>
          <w:numId w:val="0"/>
        </w:numPr>
        <w:snapToGrid/>
        <w:jc w:val="left"/>
        <w:rPr>
          <w:sz w:val="30"/>
          <w:szCs w:val="30"/>
        </w:rPr>
      </w:pPr>
      <w:r>
        <w:rPr>
          <w:noProof/>
          <w:sz w:val="30"/>
          <w:szCs w:val="30"/>
        </w:rPr>
        <w:drawing>
          <wp:inline distT="0" distB="0" distL="0" distR="0" wp14:anchorId="5C01953A" wp14:editId="5D8FFB93">
            <wp:extent cx="6479540" cy="467536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佈署圖.drawio.png"/>
                    <pic:cNvPicPr/>
                  </pic:nvPicPr>
                  <pic:blipFill>
                    <a:blip r:embed="rId31">
                      <a:extLst>
                        <a:ext uri="{28A0092B-C50C-407E-A947-70E740481C1C}">
                          <a14:useLocalDpi xmlns:a14="http://schemas.microsoft.com/office/drawing/2010/main" val="0"/>
                        </a:ext>
                      </a:extLst>
                    </a:blip>
                    <a:stretch>
                      <a:fillRect/>
                    </a:stretch>
                  </pic:blipFill>
                  <pic:spPr>
                    <a:xfrm>
                      <a:off x="0" y="0"/>
                      <a:ext cx="6497263" cy="4688155"/>
                    </a:xfrm>
                    <a:prstGeom prst="rect">
                      <a:avLst/>
                    </a:prstGeom>
                  </pic:spPr>
                </pic:pic>
              </a:graphicData>
            </a:graphic>
          </wp:inline>
        </w:drawing>
      </w:r>
    </w:p>
    <w:p w14:paraId="17985006" w14:textId="1CD0935A" w:rsidR="008675FD" w:rsidRDefault="008675FD" w:rsidP="00C217F3">
      <w:pPr>
        <w:pStyle w:val="21"/>
      </w:pPr>
      <w:r w:rsidRPr="008675FD">
        <w:t xml:space="preserve">7-2 </w:t>
      </w:r>
      <w:r w:rsidRPr="008675FD">
        <w:t>套件圖</w:t>
      </w:r>
    </w:p>
    <w:p w14:paraId="08B1A663" w14:textId="63C8ED6C" w:rsidR="00C87602" w:rsidRDefault="00813F48" w:rsidP="008675FD">
      <w:pPr>
        <w:pStyle w:val="1"/>
        <w:numPr>
          <w:ilvl w:val="0"/>
          <w:numId w:val="0"/>
        </w:numPr>
        <w:snapToGrid/>
        <w:jc w:val="left"/>
        <w:rPr>
          <w:sz w:val="30"/>
          <w:szCs w:val="30"/>
        </w:rPr>
      </w:pPr>
      <w:r>
        <w:rPr>
          <w:noProof/>
          <w:sz w:val="30"/>
          <w:szCs w:val="30"/>
        </w:rPr>
        <w:drawing>
          <wp:inline distT="0" distB="0" distL="0" distR="0" wp14:anchorId="2E493748" wp14:editId="7F3F675A">
            <wp:extent cx="6479540" cy="337375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套件圖.drawio.png"/>
                    <pic:cNvPicPr/>
                  </pic:nvPicPr>
                  <pic:blipFill>
                    <a:blip r:embed="rId32">
                      <a:extLst>
                        <a:ext uri="{28A0092B-C50C-407E-A947-70E740481C1C}">
                          <a14:useLocalDpi xmlns:a14="http://schemas.microsoft.com/office/drawing/2010/main" val="0"/>
                        </a:ext>
                      </a:extLst>
                    </a:blip>
                    <a:stretch>
                      <a:fillRect/>
                    </a:stretch>
                  </pic:blipFill>
                  <pic:spPr>
                    <a:xfrm>
                      <a:off x="0" y="0"/>
                      <a:ext cx="6479540" cy="3373755"/>
                    </a:xfrm>
                    <a:prstGeom prst="rect">
                      <a:avLst/>
                    </a:prstGeom>
                  </pic:spPr>
                </pic:pic>
              </a:graphicData>
            </a:graphic>
          </wp:inline>
        </w:drawing>
      </w:r>
    </w:p>
    <w:p w14:paraId="14B2A842" w14:textId="18642E51" w:rsidR="008675FD" w:rsidRDefault="008675FD" w:rsidP="005B00CB">
      <w:pPr>
        <w:pStyle w:val="21"/>
        <w:numPr>
          <w:ilvl w:val="1"/>
          <w:numId w:val="9"/>
        </w:numPr>
      </w:pPr>
      <w:r w:rsidRPr="008675FD">
        <w:lastRenderedPageBreak/>
        <w:t>狀態圖</w:t>
      </w:r>
    </w:p>
    <w:tbl>
      <w:tblPr>
        <w:tblStyle w:val="a9"/>
        <w:tblW w:w="0" w:type="auto"/>
        <w:tblLook w:val="04A0" w:firstRow="1" w:lastRow="0" w:firstColumn="1" w:lastColumn="0" w:noHBand="0" w:noVBand="1"/>
      </w:tblPr>
      <w:tblGrid>
        <w:gridCol w:w="10194"/>
      </w:tblGrid>
      <w:tr w:rsidR="006D52F2" w14:paraId="12525A73" w14:textId="77777777" w:rsidTr="00D12A87">
        <w:tc>
          <w:tcPr>
            <w:tcW w:w="10194" w:type="dxa"/>
            <w:shd w:val="clear" w:color="auto" w:fill="D9E2F3" w:themeFill="accent1" w:themeFillTint="33"/>
            <w:vAlign w:val="center"/>
          </w:tcPr>
          <w:p w14:paraId="11D7793A" w14:textId="7E298E10" w:rsidR="006D52F2" w:rsidRDefault="00BB408F" w:rsidP="00D12A87">
            <w:pPr>
              <w:pStyle w:val="1"/>
              <w:numPr>
                <w:ilvl w:val="0"/>
                <w:numId w:val="0"/>
              </w:numPr>
              <w:snapToGrid/>
              <w:rPr>
                <w:sz w:val="30"/>
                <w:szCs w:val="30"/>
              </w:rPr>
            </w:pPr>
            <w:r>
              <w:rPr>
                <w:rFonts w:hint="eastAsia"/>
                <w:sz w:val="30"/>
                <w:szCs w:val="30"/>
              </w:rPr>
              <w:t>圖</w:t>
            </w:r>
            <w:r>
              <w:rPr>
                <w:rFonts w:hint="eastAsia"/>
                <w:sz w:val="30"/>
                <w:szCs w:val="30"/>
              </w:rPr>
              <w:t>7-3-1</w:t>
            </w:r>
            <w:r>
              <w:rPr>
                <w:rFonts w:hint="eastAsia"/>
                <w:sz w:val="30"/>
                <w:szCs w:val="30"/>
              </w:rPr>
              <w:t>第一次測試</w:t>
            </w:r>
          </w:p>
        </w:tc>
      </w:tr>
      <w:tr w:rsidR="006D52F2" w14:paraId="3B5A2E7C" w14:textId="77777777" w:rsidTr="006D52F2">
        <w:tc>
          <w:tcPr>
            <w:tcW w:w="10194" w:type="dxa"/>
          </w:tcPr>
          <w:p w14:paraId="7C649FFA" w14:textId="3D94555D" w:rsidR="006D52F2" w:rsidRDefault="00D12A87" w:rsidP="008675FD">
            <w:pPr>
              <w:pStyle w:val="1"/>
              <w:numPr>
                <w:ilvl w:val="0"/>
                <w:numId w:val="0"/>
              </w:numPr>
              <w:snapToGrid/>
              <w:jc w:val="left"/>
              <w:rPr>
                <w:sz w:val="30"/>
                <w:szCs w:val="30"/>
              </w:rPr>
            </w:pPr>
            <w:r>
              <w:rPr>
                <w:noProof/>
                <w:sz w:val="30"/>
                <w:szCs w:val="30"/>
              </w:rPr>
              <w:drawing>
                <wp:inline distT="0" distB="0" distL="0" distR="0" wp14:anchorId="7E9BA2D4" wp14:editId="6AF9B28B">
                  <wp:extent cx="6353093" cy="35217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第一次測試.drawio.png"/>
                          <pic:cNvPicPr/>
                        </pic:nvPicPr>
                        <pic:blipFill>
                          <a:blip r:embed="rId33">
                            <a:extLst>
                              <a:ext uri="{28A0092B-C50C-407E-A947-70E740481C1C}">
                                <a14:useLocalDpi xmlns:a14="http://schemas.microsoft.com/office/drawing/2010/main" val="0"/>
                              </a:ext>
                            </a:extLst>
                          </a:blip>
                          <a:stretch>
                            <a:fillRect/>
                          </a:stretch>
                        </pic:blipFill>
                        <pic:spPr>
                          <a:xfrm>
                            <a:off x="0" y="0"/>
                            <a:ext cx="6364452" cy="3528007"/>
                          </a:xfrm>
                          <a:prstGeom prst="rect">
                            <a:avLst/>
                          </a:prstGeom>
                        </pic:spPr>
                      </pic:pic>
                    </a:graphicData>
                  </a:graphic>
                </wp:inline>
              </w:drawing>
            </w:r>
          </w:p>
        </w:tc>
      </w:tr>
    </w:tbl>
    <w:p w14:paraId="367A1F0E" w14:textId="2803ABC9" w:rsidR="008675FD" w:rsidRDefault="008675FD" w:rsidP="00C10A1A">
      <w:pPr>
        <w:tabs>
          <w:tab w:val="left" w:pos="2520"/>
        </w:tabs>
        <w:rPr>
          <w:rFonts w:ascii="Times New Roman" w:eastAsia="標楷體" w:hAnsi="Times New Roman" w:cs="Times New Roman"/>
          <w:b/>
          <w:bCs/>
          <w:sz w:val="28"/>
          <w:szCs w:val="28"/>
        </w:rPr>
      </w:pPr>
    </w:p>
    <w:p w14:paraId="2FE20FFE" w14:textId="77777777" w:rsidR="00D12A87" w:rsidRDefault="00D12A87" w:rsidP="00C10A1A">
      <w:pPr>
        <w:tabs>
          <w:tab w:val="left" w:pos="2520"/>
        </w:tabs>
        <w:rPr>
          <w:rFonts w:ascii="Times New Roman" w:eastAsia="標楷體" w:hAnsi="Times New Roman" w:cs="Times New Roman"/>
          <w:sz w:val="28"/>
          <w:szCs w:val="28"/>
        </w:rPr>
      </w:pPr>
    </w:p>
    <w:tbl>
      <w:tblPr>
        <w:tblStyle w:val="a9"/>
        <w:tblW w:w="0" w:type="auto"/>
        <w:tblLook w:val="04A0" w:firstRow="1" w:lastRow="0" w:firstColumn="1" w:lastColumn="0" w:noHBand="0" w:noVBand="1"/>
      </w:tblPr>
      <w:tblGrid>
        <w:gridCol w:w="10194"/>
      </w:tblGrid>
      <w:tr w:rsidR="00D12A87" w14:paraId="379FFDE4" w14:textId="77777777" w:rsidTr="00D12A87">
        <w:tc>
          <w:tcPr>
            <w:tcW w:w="10194" w:type="dxa"/>
            <w:shd w:val="clear" w:color="auto" w:fill="D9E2F3" w:themeFill="accent1" w:themeFillTint="33"/>
            <w:vAlign w:val="center"/>
          </w:tcPr>
          <w:p w14:paraId="58E3D645" w14:textId="4773CB37" w:rsidR="00D12A87" w:rsidRDefault="00D12A87" w:rsidP="00D12A87">
            <w:pPr>
              <w:tabs>
                <w:tab w:val="left" w:pos="2520"/>
              </w:tabs>
              <w:jc w:val="center"/>
              <w:rPr>
                <w:rFonts w:ascii="Times New Roman" w:eastAsia="標楷體" w:hAnsi="Times New Roman" w:cs="Times New Roman"/>
                <w:sz w:val="28"/>
                <w:szCs w:val="28"/>
              </w:rPr>
            </w:pPr>
            <w:r>
              <w:rPr>
                <w:rFonts w:hint="eastAsia"/>
                <w:sz w:val="30"/>
                <w:szCs w:val="30"/>
              </w:rPr>
              <w:t>圖</w:t>
            </w:r>
            <w:r>
              <w:rPr>
                <w:rFonts w:hint="eastAsia"/>
                <w:sz w:val="30"/>
                <w:szCs w:val="30"/>
              </w:rPr>
              <w:t>7-3-2</w:t>
            </w:r>
            <w:r>
              <w:rPr>
                <w:rFonts w:hint="eastAsia"/>
                <w:sz w:val="30"/>
                <w:szCs w:val="30"/>
              </w:rPr>
              <w:t>測試畫面</w:t>
            </w:r>
          </w:p>
        </w:tc>
      </w:tr>
      <w:tr w:rsidR="00D12A87" w14:paraId="03E3232B" w14:textId="77777777" w:rsidTr="00D12A87">
        <w:tc>
          <w:tcPr>
            <w:tcW w:w="10194" w:type="dxa"/>
          </w:tcPr>
          <w:p w14:paraId="0FDBF217" w14:textId="1CCD01B3" w:rsidR="00D12A87" w:rsidRDefault="00D12A87" w:rsidP="00D12A87">
            <w:pPr>
              <w:tabs>
                <w:tab w:val="left" w:pos="2520"/>
              </w:tabs>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7FC6F183" wp14:editId="492A09C5">
                  <wp:extent cx="6376947" cy="3409950"/>
                  <wp:effectExtent l="0" t="0" r="508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測試畫面.drawio.png"/>
                          <pic:cNvPicPr/>
                        </pic:nvPicPr>
                        <pic:blipFill>
                          <a:blip r:embed="rId34">
                            <a:extLst>
                              <a:ext uri="{28A0092B-C50C-407E-A947-70E740481C1C}">
                                <a14:useLocalDpi xmlns:a14="http://schemas.microsoft.com/office/drawing/2010/main" val="0"/>
                              </a:ext>
                            </a:extLst>
                          </a:blip>
                          <a:stretch>
                            <a:fillRect/>
                          </a:stretch>
                        </pic:blipFill>
                        <pic:spPr>
                          <a:xfrm>
                            <a:off x="0" y="0"/>
                            <a:ext cx="6380568" cy="3411886"/>
                          </a:xfrm>
                          <a:prstGeom prst="rect">
                            <a:avLst/>
                          </a:prstGeom>
                        </pic:spPr>
                      </pic:pic>
                    </a:graphicData>
                  </a:graphic>
                </wp:inline>
              </w:drawing>
            </w:r>
          </w:p>
        </w:tc>
      </w:tr>
    </w:tbl>
    <w:p w14:paraId="15A07EF6" w14:textId="472A227E" w:rsidR="008675FD" w:rsidRDefault="008675FD" w:rsidP="00C10A1A">
      <w:pPr>
        <w:tabs>
          <w:tab w:val="left" w:pos="2520"/>
        </w:tabs>
        <w:rPr>
          <w:rFonts w:ascii="Times New Roman" w:eastAsia="標楷體" w:hAnsi="Times New Roman" w:cs="Times New Roman"/>
          <w:sz w:val="28"/>
          <w:szCs w:val="28"/>
        </w:rPr>
        <w:sectPr w:rsidR="008675FD" w:rsidSect="00C87602">
          <w:pgSz w:w="11906" w:h="16838" w:code="9"/>
          <w:pgMar w:top="851" w:right="851" w:bottom="851" w:left="851" w:header="567" w:footer="567" w:gutter="0"/>
          <w:cols w:space="425"/>
          <w:docGrid w:type="lines" w:linePitch="360"/>
        </w:sectPr>
      </w:pPr>
    </w:p>
    <w:p w14:paraId="37A176A7" w14:textId="5B564A10" w:rsidR="00826D19" w:rsidRPr="00C87602" w:rsidRDefault="00C71316" w:rsidP="00C71316">
      <w:pPr>
        <w:pStyle w:val="1"/>
        <w:numPr>
          <w:ilvl w:val="0"/>
          <w:numId w:val="0"/>
        </w:numPr>
      </w:pPr>
      <w:r>
        <w:rPr>
          <w:rFonts w:hint="eastAsia"/>
        </w:rPr>
        <w:lastRenderedPageBreak/>
        <w:t>第八章、</w:t>
      </w:r>
      <w:r w:rsidR="00826D19" w:rsidRPr="00C87602">
        <w:rPr>
          <w:rFonts w:hint="eastAsia"/>
        </w:rPr>
        <w:t>資料庫設計</w:t>
      </w:r>
    </w:p>
    <w:p w14:paraId="7F4EDDB4" w14:textId="4F42C090" w:rsidR="008675FD" w:rsidRPr="001140CE" w:rsidRDefault="00C87602" w:rsidP="001140CE">
      <w:pPr>
        <w:pStyle w:val="1"/>
        <w:numPr>
          <w:ilvl w:val="0"/>
          <w:numId w:val="0"/>
        </w:numPr>
        <w:snapToGrid/>
        <w:spacing w:beforeLines="50" w:before="180"/>
        <w:ind w:left="1967" w:hanging="1967"/>
        <w:rPr>
          <w:b w:val="0"/>
          <w:bCs w:val="0"/>
          <w:sz w:val="30"/>
          <w:szCs w:val="30"/>
        </w:rPr>
      </w:pPr>
      <w:r w:rsidRPr="001140CE">
        <w:rPr>
          <w:b w:val="0"/>
          <w:bCs w:val="0"/>
          <w:sz w:val="30"/>
          <w:szCs w:val="30"/>
        </w:rPr>
        <w:t>表</w:t>
      </w:r>
      <w:r w:rsidRPr="001140CE">
        <w:rPr>
          <w:b w:val="0"/>
          <w:bCs w:val="0"/>
          <w:sz w:val="30"/>
          <w:szCs w:val="30"/>
        </w:rPr>
        <w:t xml:space="preserve"> 8-1 </w:t>
      </w:r>
      <w:r w:rsidRPr="001140CE">
        <w:rPr>
          <w:b w:val="0"/>
          <w:bCs w:val="0"/>
          <w:sz w:val="30"/>
          <w:szCs w:val="30"/>
        </w:rPr>
        <w:t>資料表清單</w:t>
      </w:r>
    </w:p>
    <w:tbl>
      <w:tblPr>
        <w:tblStyle w:val="a9"/>
        <w:tblW w:w="4728" w:type="pct"/>
        <w:tblInd w:w="279" w:type="dxa"/>
        <w:tblLook w:val="04A0" w:firstRow="1" w:lastRow="0" w:firstColumn="1" w:lastColumn="0" w:noHBand="0" w:noVBand="1"/>
      </w:tblPr>
      <w:tblGrid>
        <w:gridCol w:w="2410"/>
        <w:gridCol w:w="7229"/>
      </w:tblGrid>
      <w:tr w:rsidR="00C87602" w14:paraId="4AE01C65" w14:textId="77777777" w:rsidTr="00C87602">
        <w:trPr>
          <w:trHeight w:val="850"/>
        </w:trPr>
        <w:tc>
          <w:tcPr>
            <w:tcW w:w="1250" w:type="pct"/>
            <w:shd w:val="clear" w:color="auto" w:fill="FFF2CC" w:themeFill="accent4" w:themeFillTint="33"/>
            <w:vAlign w:val="center"/>
          </w:tcPr>
          <w:p w14:paraId="120DB1CE" w14:textId="530387FC" w:rsidR="00C87602" w:rsidRPr="00C87602" w:rsidRDefault="00C87602" w:rsidP="00C87602">
            <w:pPr>
              <w:pStyle w:val="1"/>
              <w:numPr>
                <w:ilvl w:val="0"/>
                <w:numId w:val="0"/>
              </w:numPr>
              <w:snapToGrid/>
              <w:rPr>
                <w:sz w:val="28"/>
                <w:szCs w:val="28"/>
              </w:rPr>
            </w:pPr>
            <w:r w:rsidRPr="00C87602">
              <w:rPr>
                <w:rFonts w:hint="eastAsia"/>
                <w:sz w:val="28"/>
                <w:szCs w:val="28"/>
              </w:rPr>
              <w:t>編號</w:t>
            </w:r>
          </w:p>
        </w:tc>
        <w:tc>
          <w:tcPr>
            <w:tcW w:w="3750" w:type="pct"/>
            <w:shd w:val="clear" w:color="auto" w:fill="FFF2CC" w:themeFill="accent4" w:themeFillTint="33"/>
            <w:vAlign w:val="center"/>
          </w:tcPr>
          <w:p w14:paraId="326AEBAD" w14:textId="5390A20F" w:rsidR="00C87602" w:rsidRPr="00C87602" w:rsidRDefault="00C87602" w:rsidP="00C87602">
            <w:pPr>
              <w:pStyle w:val="1"/>
              <w:numPr>
                <w:ilvl w:val="0"/>
                <w:numId w:val="0"/>
              </w:numPr>
              <w:snapToGrid/>
              <w:rPr>
                <w:sz w:val="28"/>
                <w:szCs w:val="28"/>
              </w:rPr>
            </w:pPr>
            <w:r w:rsidRPr="00C87602">
              <w:rPr>
                <w:rFonts w:hint="eastAsia"/>
                <w:sz w:val="28"/>
                <w:szCs w:val="28"/>
              </w:rPr>
              <w:t>資料表名稱</w:t>
            </w:r>
          </w:p>
        </w:tc>
      </w:tr>
      <w:tr w:rsidR="00C87602" w14:paraId="21189EE6" w14:textId="77777777" w:rsidTr="00C87602">
        <w:trPr>
          <w:trHeight w:val="850"/>
        </w:trPr>
        <w:tc>
          <w:tcPr>
            <w:tcW w:w="1250" w:type="pct"/>
            <w:vAlign w:val="center"/>
          </w:tcPr>
          <w:p w14:paraId="12AE32A6" w14:textId="5FD654F4" w:rsidR="00C87602" w:rsidRPr="00C87602" w:rsidRDefault="001829A8" w:rsidP="00C87602">
            <w:pPr>
              <w:pStyle w:val="1"/>
              <w:numPr>
                <w:ilvl w:val="0"/>
                <w:numId w:val="0"/>
              </w:numPr>
              <w:snapToGrid/>
              <w:rPr>
                <w:sz w:val="28"/>
                <w:szCs w:val="28"/>
              </w:rPr>
            </w:pPr>
            <w:r>
              <w:rPr>
                <w:sz w:val="28"/>
                <w:szCs w:val="28"/>
              </w:rPr>
              <w:t>A</w:t>
            </w:r>
            <w:r>
              <w:rPr>
                <w:rFonts w:hint="eastAsia"/>
                <w:sz w:val="28"/>
                <w:szCs w:val="28"/>
              </w:rPr>
              <w:t>01</w:t>
            </w:r>
          </w:p>
        </w:tc>
        <w:tc>
          <w:tcPr>
            <w:tcW w:w="3750" w:type="pct"/>
            <w:vAlign w:val="center"/>
          </w:tcPr>
          <w:p w14:paraId="3FD9C99F" w14:textId="6D380D4F" w:rsidR="00C87602" w:rsidRPr="00C87602" w:rsidRDefault="008C074E" w:rsidP="00C87602">
            <w:pPr>
              <w:pStyle w:val="1"/>
              <w:numPr>
                <w:ilvl w:val="0"/>
                <w:numId w:val="0"/>
              </w:numPr>
              <w:snapToGrid/>
              <w:rPr>
                <w:sz w:val="28"/>
                <w:szCs w:val="28"/>
              </w:rPr>
            </w:pPr>
            <w:r w:rsidRPr="008C074E">
              <w:rPr>
                <w:sz w:val="28"/>
                <w:szCs w:val="28"/>
              </w:rPr>
              <w:t>DBhelper</w:t>
            </w:r>
          </w:p>
        </w:tc>
      </w:tr>
    </w:tbl>
    <w:p w14:paraId="4EE2472D" w14:textId="51746032" w:rsidR="00C87602" w:rsidRPr="00C87602" w:rsidRDefault="00C87602" w:rsidP="008675FD">
      <w:pPr>
        <w:pStyle w:val="1"/>
        <w:numPr>
          <w:ilvl w:val="0"/>
          <w:numId w:val="0"/>
        </w:numPr>
        <w:snapToGrid/>
        <w:ind w:left="1965" w:hanging="1965"/>
        <w:rPr>
          <w:sz w:val="46"/>
          <w:szCs w:val="46"/>
        </w:rPr>
      </w:pPr>
    </w:p>
    <w:tbl>
      <w:tblPr>
        <w:tblStyle w:val="a9"/>
        <w:tblW w:w="4728" w:type="pct"/>
        <w:tblInd w:w="279" w:type="dxa"/>
        <w:tblLook w:val="04A0" w:firstRow="1" w:lastRow="0" w:firstColumn="1" w:lastColumn="0" w:noHBand="0" w:noVBand="1"/>
      </w:tblPr>
      <w:tblGrid>
        <w:gridCol w:w="2270"/>
        <w:gridCol w:w="2549"/>
        <w:gridCol w:w="2549"/>
        <w:gridCol w:w="2271"/>
      </w:tblGrid>
      <w:tr w:rsidR="00C87602" w14:paraId="3BCEA810" w14:textId="77777777" w:rsidTr="00C87602">
        <w:trPr>
          <w:trHeight w:val="850"/>
        </w:trPr>
        <w:tc>
          <w:tcPr>
            <w:tcW w:w="1178" w:type="pct"/>
            <w:shd w:val="clear" w:color="auto" w:fill="FFF2CC" w:themeFill="accent4" w:themeFillTint="33"/>
            <w:vAlign w:val="center"/>
          </w:tcPr>
          <w:p w14:paraId="624E455C" w14:textId="2DBD6974" w:rsidR="00C87602" w:rsidRPr="00C87602" w:rsidRDefault="00C87602" w:rsidP="00C87602">
            <w:pPr>
              <w:pStyle w:val="1"/>
              <w:numPr>
                <w:ilvl w:val="0"/>
                <w:numId w:val="0"/>
              </w:numPr>
              <w:snapToGrid/>
              <w:rPr>
                <w:sz w:val="28"/>
                <w:szCs w:val="28"/>
              </w:rPr>
            </w:pPr>
            <w:r w:rsidRPr="00C87602">
              <w:rPr>
                <w:rFonts w:hint="eastAsia"/>
                <w:sz w:val="28"/>
                <w:szCs w:val="28"/>
              </w:rPr>
              <w:t>編號</w:t>
            </w:r>
          </w:p>
        </w:tc>
        <w:tc>
          <w:tcPr>
            <w:tcW w:w="1322" w:type="pct"/>
            <w:shd w:val="clear" w:color="auto" w:fill="auto"/>
            <w:vAlign w:val="center"/>
          </w:tcPr>
          <w:p w14:paraId="6FC7B9F4" w14:textId="0EF7136E" w:rsidR="00C87602" w:rsidRPr="00C87602" w:rsidRDefault="001829A8" w:rsidP="00C87602">
            <w:pPr>
              <w:pStyle w:val="1"/>
              <w:numPr>
                <w:ilvl w:val="0"/>
                <w:numId w:val="0"/>
              </w:numPr>
              <w:snapToGrid/>
              <w:rPr>
                <w:sz w:val="28"/>
                <w:szCs w:val="28"/>
              </w:rPr>
            </w:pPr>
            <w:r>
              <w:rPr>
                <w:sz w:val="28"/>
                <w:szCs w:val="28"/>
              </w:rPr>
              <w:t>A01</w:t>
            </w:r>
          </w:p>
        </w:tc>
        <w:tc>
          <w:tcPr>
            <w:tcW w:w="1322" w:type="pct"/>
            <w:shd w:val="clear" w:color="auto" w:fill="FFF2CC" w:themeFill="accent4" w:themeFillTint="33"/>
            <w:vAlign w:val="center"/>
          </w:tcPr>
          <w:p w14:paraId="5C35B62E" w14:textId="3ACCD60F" w:rsidR="00C87602" w:rsidRPr="00C87602" w:rsidRDefault="00C87602" w:rsidP="00C87602">
            <w:pPr>
              <w:pStyle w:val="1"/>
              <w:numPr>
                <w:ilvl w:val="0"/>
                <w:numId w:val="0"/>
              </w:numPr>
              <w:snapToGrid/>
              <w:rPr>
                <w:sz w:val="28"/>
                <w:szCs w:val="28"/>
              </w:rPr>
            </w:pPr>
            <w:r w:rsidRPr="00C87602">
              <w:rPr>
                <w:rFonts w:hint="eastAsia"/>
                <w:sz w:val="28"/>
                <w:szCs w:val="28"/>
              </w:rPr>
              <w:t>資料表名稱</w:t>
            </w:r>
          </w:p>
        </w:tc>
        <w:tc>
          <w:tcPr>
            <w:tcW w:w="1178" w:type="pct"/>
            <w:shd w:val="clear" w:color="auto" w:fill="auto"/>
            <w:vAlign w:val="center"/>
          </w:tcPr>
          <w:p w14:paraId="139AFC53" w14:textId="78891571" w:rsidR="00C87602" w:rsidRPr="00C87602" w:rsidRDefault="008C074E" w:rsidP="00C87602">
            <w:pPr>
              <w:pStyle w:val="1"/>
              <w:numPr>
                <w:ilvl w:val="0"/>
                <w:numId w:val="0"/>
              </w:numPr>
              <w:snapToGrid/>
              <w:rPr>
                <w:sz w:val="28"/>
                <w:szCs w:val="28"/>
              </w:rPr>
            </w:pPr>
            <w:r w:rsidRPr="008C074E">
              <w:rPr>
                <w:sz w:val="28"/>
                <w:szCs w:val="28"/>
              </w:rPr>
              <w:t>DBhelper</w:t>
            </w:r>
          </w:p>
        </w:tc>
      </w:tr>
      <w:tr w:rsidR="00C87602" w14:paraId="3836DBE1" w14:textId="77777777" w:rsidTr="00C87602">
        <w:trPr>
          <w:trHeight w:val="850"/>
        </w:trPr>
        <w:tc>
          <w:tcPr>
            <w:tcW w:w="1178" w:type="pct"/>
            <w:shd w:val="clear" w:color="auto" w:fill="FFF2CC" w:themeFill="accent4" w:themeFillTint="33"/>
            <w:vAlign w:val="center"/>
          </w:tcPr>
          <w:p w14:paraId="0212323A" w14:textId="6093CE7D" w:rsidR="00C87602" w:rsidRPr="00C87602" w:rsidRDefault="00C87602" w:rsidP="00C87602">
            <w:pPr>
              <w:pStyle w:val="1"/>
              <w:numPr>
                <w:ilvl w:val="0"/>
                <w:numId w:val="0"/>
              </w:numPr>
              <w:snapToGrid/>
              <w:rPr>
                <w:sz w:val="28"/>
                <w:szCs w:val="28"/>
              </w:rPr>
            </w:pPr>
            <w:r w:rsidRPr="00C87602">
              <w:rPr>
                <w:rFonts w:hint="eastAsia"/>
                <w:sz w:val="28"/>
                <w:szCs w:val="28"/>
              </w:rPr>
              <w:t>資料表功能</w:t>
            </w:r>
          </w:p>
        </w:tc>
        <w:tc>
          <w:tcPr>
            <w:tcW w:w="3822" w:type="pct"/>
            <w:gridSpan w:val="3"/>
            <w:vAlign w:val="center"/>
          </w:tcPr>
          <w:p w14:paraId="5BE696DF" w14:textId="234B6862" w:rsidR="00C87602" w:rsidRPr="00C87602" w:rsidRDefault="008C074E" w:rsidP="001829A8">
            <w:pPr>
              <w:pStyle w:val="1"/>
              <w:numPr>
                <w:ilvl w:val="0"/>
                <w:numId w:val="0"/>
              </w:numPr>
              <w:snapToGrid/>
              <w:jc w:val="left"/>
              <w:rPr>
                <w:sz w:val="28"/>
                <w:szCs w:val="28"/>
              </w:rPr>
            </w:pPr>
            <w:r w:rsidRPr="008C074E">
              <w:rPr>
                <w:rFonts w:hint="eastAsia"/>
                <w:sz w:val="28"/>
                <w:szCs w:val="28"/>
              </w:rPr>
              <w:t>儲存時間、成功次數、姓名、體重、年齡</w:t>
            </w:r>
          </w:p>
        </w:tc>
      </w:tr>
      <w:tr w:rsidR="00C87602" w14:paraId="5EBDBB93" w14:textId="77777777" w:rsidTr="00C87602">
        <w:trPr>
          <w:trHeight w:val="850"/>
        </w:trPr>
        <w:tc>
          <w:tcPr>
            <w:tcW w:w="1178" w:type="pct"/>
            <w:shd w:val="clear" w:color="auto" w:fill="FFF2CC" w:themeFill="accent4" w:themeFillTint="33"/>
            <w:vAlign w:val="center"/>
          </w:tcPr>
          <w:p w14:paraId="2B9E0BAD" w14:textId="2DCE783D" w:rsidR="00C87602" w:rsidRPr="00C87602" w:rsidRDefault="00C87602" w:rsidP="00C87602">
            <w:pPr>
              <w:pStyle w:val="1"/>
              <w:numPr>
                <w:ilvl w:val="0"/>
                <w:numId w:val="0"/>
              </w:numPr>
              <w:snapToGrid/>
              <w:rPr>
                <w:sz w:val="28"/>
                <w:szCs w:val="28"/>
              </w:rPr>
            </w:pPr>
            <w:r w:rsidRPr="00C87602">
              <w:rPr>
                <w:rFonts w:hint="eastAsia"/>
                <w:sz w:val="28"/>
                <w:szCs w:val="28"/>
              </w:rPr>
              <w:t>欄位名稱</w:t>
            </w:r>
          </w:p>
        </w:tc>
        <w:tc>
          <w:tcPr>
            <w:tcW w:w="1322" w:type="pct"/>
            <w:shd w:val="clear" w:color="auto" w:fill="FFF2CC" w:themeFill="accent4" w:themeFillTint="33"/>
            <w:vAlign w:val="center"/>
          </w:tcPr>
          <w:p w14:paraId="6932A384" w14:textId="09FC36C8" w:rsidR="00C87602" w:rsidRPr="00C87602" w:rsidRDefault="00C87602" w:rsidP="00C87602">
            <w:pPr>
              <w:pStyle w:val="1"/>
              <w:numPr>
                <w:ilvl w:val="0"/>
                <w:numId w:val="0"/>
              </w:numPr>
              <w:snapToGrid/>
              <w:rPr>
                <w:sz w:val="28"/>
                <w:szCs w:val="28"/>
              </w:rPr>
            </w:pPr>
            <w:r w:rsidRPr="00C87602">
              <w:rPr>
                <w:rFonts w:hint="eastAsia"/>
                <w:sz w:val="28"/>
                <w:szCs w:val="28"/>
              </w:rPr>
              <w:t>資料型態</w:t>
            </w:r>
          </w:p>
        </w:tc>
        <w:tc>
          <w:tcPr>
            <w:tcW w:w="1322" w:type="pct"/>
            <w:shd w:val="clear" w:color="auto" w:fill="FFF2CC" w:themeFill="accent4" w:themeFillTint="33"/>
            <w:vAlign w:val="center"/>
          </w:tcPr>
          <w:p w14:paraId="56B7FD95" w14:textId="444A816E" w:rsidR="00C87602" w:rsidRPr="00C87602" w:rsidRDefault="00C87602" w:rsidP="00C87602">
            <w:pPr>
              <w:pStyle w:val="1"/>
              <w:numPr>
                <w:ilvl w:val="0"/>
                <w:numId w:val="0"/>
              </w:numPr>
              <w:snapToGrid/>
              <w:rPr>
                <w:sz w:val="28"/>
                <w:szCs w:val="28"/>
              </w:rPr>
            </w:pPr>
            <w:r w:rsidRPr="00C87602">
              <w:rPr>
                <w:rFonts w:hint="eastAsia"/>
                <w:sz w:val="28"/>
                <w:szCs w:val="28"/>
              </w:rPr>
              <w:t>欄位說明</w:t>
            </w:r>
          </w:p>
        </w:tc>
        <w:tc>
          <w:tcPr>
            <w:tcW w:w="1178" w:type="pct"/>
            <w:shd w:val="clear" w:color="auto" w:fill="FFF2CC" w:themeFill="accent4" w:themeFillTint="33"/>
            <w:vAlign w:val="center"/>
          </w:tcPr>
          <w:p w14:paraId="6B8815EB" w14:textId="7F318E46" w:rsidR="00C87602" w:rsidRPr="00C87602" w:rsidRDefault="00C87602" w:rsidP="00C87602">
            <w:pPr>
              <w:pStyle w:val="1"/>
              <w:numPr>
                <w:ilvl w:val="0"/>
                <w:numId w:val="0"/>
              </w:numPr>
              <w:snapToGrid/>
              <w:rPr>
                <w:sz w:val="28"/>
                <w:szCs w:val="28"/>
              </w:rPr>
            </w:pPr>
            <w:r w:rsidRPr="00C87602">
              <w:rPr>
                <w:rFonts w:hint="eastAsia"/>
                <w:sz w:val="28"/>
                <w:szCs w:val="28"/>
              </w:rPr>
              <w:t>允許為</w:t>
            </w:r>
            <w:r w:rsidRPr="00C87602">
              <w:rPr>
                <w:rFonts w:hint="eastAsia"/>
                <w:sz w:val="28"/>
                <w:szCs w:val="28"/>
              </w:rPr>
              <w:t>NULL</w:t>
            </w:r>
            <w:r w:rsidRPr="00C87602">
              <w:rPr>
                <w:rFonts w:hint="eastAsia"/>
                <w:sz w:val="28"/>
                <w:szCs w:val="28"/>
              </w:rPr>
              <w:t>值</w:t>
            </w:r>
          </w:p>
        </w:tc>
      </w:tr>
      <w:tr w:rsidR="00C87602" w14:paraId="127C444E" w14:textId="77777777" w:rsidTr="00C87602">
        <w:trPr>
          <w:trHeight w:val="850"/>
        </w:trPr>
        <w:tc>
          <w:tcPr>
            <w:tcW w:w="1178" w:type="pct"/>
            <w:vAlign w:val="center"/>
          </w:tcPr>
          <w:p w14:paraId="2FD1E320" w14:textId="290A0A3C" w:rsidR="00C87602" w:rsidRPr="00C87602" w:rsidRDefault="00A10F3E" w:rsidP="00C87602">
            <w:pPr>
              <w:pStyle w:val="1"/>
              <w:numPr>
                <w:ilvl w:val="0"/>
                <w:numId w:val="0"/>
              </w:numPr>
              <w:snapToGrid/>
              <w:rPr>
                <w:sz w:val="28"/>
                <w:szCs w:val="28"/>
              </w:rPr>
            </w:pPr>
            <w:r w:rsidRPr="00A10F3E">
              <w:rPr>
                <w:sz w:val="28"/>
                <w:szCs w:val="28"/>
              </w:rPr>
              <w:t>name</w:t>
            </w:r>
          </w:p>
        </w:tc>
        <w:tc>
          <w:tcPr>
            <w:tcW w:w="1322" w:type="pct"/>
            <w:vAlign w:val="center"/>
          </w:tcPr>
          <w:p w14:paraId="22030B9B" w14:textId="6893E61B" w:rsidR="00C87602" w:rsidRPr="00C87602" w:rsidRDefault="00D1013E" w:rsidP="00C87602">
            <w:pPr>
              <w:pStyle w:val="1"/>
              <w:numPr>
                <w:ilvl w:val="0"/>
                <w:numId w:val="0"/>
              </w:numPr>
              <w:snapToGrid/>
              <w:rPr>
                <w:sz w:val="28"/>
                <w:szCs w:val="28"/>
              </w:rPr>
            </w:pPr>
            <w:r w:rsidRPr="00D1013E">
              <w:rPr>
                <w:sz w:val="28"/>
                <w:szCs w:val="28"/>
              </w:rPr>
              <w:t>String</w:t>
            </w:r>
          </w:p>
        </w:tc>
        <w:tc>
          <w:tcPr>
            <w:tcW w:w="1322" w:type="pct"/>
            <w:vAlign w:val="center"/>
          </w:tcPr>
          <w:p w14:paraId="69E11000" w14:textId="3A9F6F30" w:rsidR="00C87602" w:rsidRPr="00C87602" w:rsidRDefault="00511680" w:rsidP="00C87602">
            <w:pPr>
              <w:pStyle w:val="1"/>
              <w:numPr>
                <w:ilvl w:val="0"/>
                <w:numId w:val="0"/>
              </w:numPr>
              <w:snapToGrid/>
              <w:rPr>
                <w:sz w:val="28"/>
                <w:szCs w:val="28"/>
              </w:rPr>
            </w:pPr>
            <w:r w:rsidRPr="00511680">
              <w:rPr>
                <w:rFonts w:hint="eastAsia"/>
                <w:sz w:val="28"/>
                <w:szCs w:val="28"/>
              </w:rPr>
              <w:t>儲存使用者姓名</w:t>
            </w:r>
          </w:p>
        </w:tc>
        <w:tc>
          <w:tcPr>
            <w:tcW w:w="1178" w:type="pct"/>
            <w:vAlign w:val="center"/>
          </w:tcPr>
          <w:p w14:paraId="7A2FAFE8" w14:textId="20F07670" w:rsidR="00C87602" w:rsidRPr="00C87602" w:rsidRDefault="001829A8" w:rsidP="00C87602">
            <w:pPr>
              <w:pStyle w:val="1"/>
              <w:numPr>
                <w:ilvl w:val="0"/>
                <w:numId w:val="0"/>
              </w:numPr>
              <w:snapToGrid/>
              <w:rPr>
                <w:sz w:val="28"/>
                <w:szCs w:val="28"/>
              </w:rPr>
            </w:pPr>
            <w:r>
              <w:rPr>
                <w:rFonts w:hint="eastAsia"/>
                <w:sz w:val="28"/>
                <w:szCs w:val="28"/>
              </w:rPr>
              <w:t>No</w:t>
            </w:r>
          </w:p>
        </w:tc>
      </w:tr>
      <w:tr w:rsidR="00C87602" w14:paraId="5D5DF21F" w14:textId="77777777" w:rsidTr="00C87602">
        <w:trPr>
          <w:trHeight w:val="850"/>
        </w:trPr>
        <w:tc>
          <w:tcPr>
            <w:tcW w:w="1178" w:type="pct"/>
            <w:vAlign w:val="center"/>
          </w:tcPr>
          <w:p w14:paraId="445522E7" w14:textId="4C4DAAAB" w:rsidR="00C87602" w:rsidRPr="00C87602" w:rsidRDefault="00A10F3E" w:rsidP="00C87602">
            <w:pPr>
              <w:pStyle w:val="1"/>
              <w:numPr>
                <w:ilvl w:val="0"/>
                <w:numId w:val="0"/>
              </w:numPr>
              <w:snapToGrid/>
              <w:rPr>
                <w:sz w:val="28"/>
                <w:szCs w:val="28"/>
              </w:rPr>
            </w:pPr>
            <w:r w:rsidRPr="00A10F3E">
              <w:rPr>
                <w:sz w:val="28"/>
                <w:szCs w:val="28"/>
              </w:rPr>
              <w:t>wid</w:t>
            </w:r>
          </w:p>
        </w:tc>
        <w:tc>
          <w:tcPr>
            <w:tcW w:w="1322" w:type="pct"/>
            <w:vAlign w:val="center"/>
          </w:tcPr>
          <w:p w14:paraId="1128C519" w14:textId="38D5DC81" w:rsidR="00C87602" w:rsidRPr="00C87602" w:rsidRDefault="00D1013E" w:rsidP="00C87602">
            <w:pPr>
              <w:pStyle w:val="1"/>
              <w:numPr>
                <w:ilvl w:val="0"/>
                <w:numId w:val="0"/>
              </w:numPr>
              <w:snapToGrid/>
              <w:rPr>
                <w:sz w:val="28"/>
                <w:szCs w:val="28"/>
              </w:rPr>
            </w:pPr>
            <w:r w:rsidRPr="00D1013E">
              <w:rPr>
                <w:sz w:val="28"/>
                <w:szCs w:val="28"/>
              </w:rPr>
              <w:t>Float</w:t>
            </w:r>
          </w:p>
        </w:tc>
        <w:tc>
          <w:tcPr>
            <w:tcW w:w="1322" w:type="pct"/>
            <w:vAlign w:val="center"/>
          </w:tcPr>
          <w:p w14:paraId="641E0701" w14:textId="338F46EF" w:rsidR="00C87602" w:rsidRPr="00C87602" w:rsidRDefault="00511680" w:rsidP="00C87602">
            <w:pPr>
              <w:pStyle w:val="1"/>
              <w:numPr>
                <w:ilvl w:val="0"/>
                <w:numId w:val="0"/>
              </w:numPr>
              <w:snapToGrid/>
              <w:rPr>
                <w:sz w:val="28"/>
                <w:szCs w:val="28"/>
              </w:rPr>
            </w:pPr>
            <w:r w:rsidRPr="00511680">
              <w:rPr>
                <w:rFonts w:hint="eastAsia"/>
                <w:sz w:val="28"/>
                <w:szCs w:val="28"/>
              </w:rPr>
              <w:t>儲存體重</w:t>
            </w:r>
          </w:p>
        </w:tc>
        <w:tc>
          <w:tcPr>
            <w:tcW w:w="1178" w:type="pct"/>
            <w:vAlign w:val="center"/>
          </w:tcPr>
          <w:p w14:paraId="6EFF90AB" w14:textId="484EB30D" w:rsidR="00C87602" w:rsidRPr="00C87602" w:rsidRDefault="001829A8" w:rsidP="00C87602">
            <w:pPr>
              <w:pStyle w:val="1"/>
              <w:numPr>
                <w:ilvl w:val="0"/>
                <w:numId w:val="0"/>
              </w:numPr>
              <w:snapToGrid/>
              <w:rPr>
                <w:sz w:val="28"/>
                <w:szCs w:val="28"/>
              </w:rPr>
            </w:pPr>
            <w:r>
              <w:rPr>
                <w:rFonts w:hint="eastAsia"/>
                <w:sz w:val="28"/>
                <w:szCs w:val="28"/>
              </w:rPr>
              <w:t>No</w:t>
            </w:r>
          </w:p>
        </w:tc>
      </w:tr>
      <w:tr w:rsidR="00C87602" w14:paraId="6977DB29" w14:textId="77777777" w:rsidTr="00C87602">
        <w:trPr>
          <w:trHeight w:val="850"/>
        </w:trPr>
        <w:tc>
          <w:tcPr>
            <w:tcW w:w="1178" w:type="pct"/>
            <w:vAlign w:val="center"/>
          </w:tcPr>
          <w:p w14:paraId="414678E7" w14:textId="5AE7C84E" w:rsidR="00C87602" w:rsidRPr="00C87602" w:rsidRDefault="00A10F3E" w:rsidP="00C87602">
            <w:pPr>
              <w:pStyle w:val="1"/>
              <w:numPr>
                <w:ilvl w:val="0"/>
                <w:numId w:val="0"/>
              </w:numPr>
              <w:snapToGrid/>
              <w:rPr>
                <w:sz w:val="28"/>
                <w:szCs w:val="28"/>
              </w:rPr>
            </w:pPr>
            <w:r w:rsidRPr="00A10F3E">
              <w:rPr>
                <w:sz w:val="28"/>
                <w:szCs w:val="28"/>
              </w:rPr>
              <w:t>old</w:t>
            </w:r>
          </w:p>
        </w:tc>
        <w:tc>
          <w:tcPr>
            <w:tcW w:w="1322" w:type="pct"/>
            <w:vAlign w:val="center"/>
          </w:tcPr>
          <w:p w14:paraId="47990438" w14:textId="74A3B8A0" w:rsidR="00C87602" w:rsidRPr="00C87602" w:rsidRDefault="00D1013E" w:rsidP="00C87602">
            <w:pPr>
              <w:pStyle w:val="1"/>
              <w:numPr>
                <w:ilvl w:val="0"/>
                <w:numId w:val="0"/>
              </w:numPr>
              <w:snapToGrid/>
              <w:rPr>
                <w:sz w:val="28"/>
                <w:szCs w:val="28"/>
              </w:rPr>
            </w:pPr>
            <w:r w:rsidRPr="00D1013E">
              <w:rPr>
                <w:sz w:val="28"/>
                <w:szCs w:val="28"/>
              </w:rPr>
              <w:t>Int</w:t>
            </w:r>
          </w:p>
        </w:tc>
        <w:tc>
          <w:tcPr>
            <w:tcW w:w="1322" w:type="pct"/>
            <w:vAlign w:val="center"/>
          </w:tcPr>
          <w:p w14:paraId="5443AB10" w14:textId="043A097D" w:rsidR="00C87602" w:rsidRPr="00C87602" w:rsidRDefault="00511680" w:rsidP="00C87602">
            <w:pPr>
              <w:pStyle w:val="1"/>
              <w:numPr>
                <w:ilvl w:val="0"/>
                <w:numId w:val="0"/>
              </w:numPr>
              <w:snapToGrid/>
              <w:rPr>
                <w:sz w:val="28"/>
                <w:szCs w:val="28"/>
              </w:rPr>
            </w:pPr>
            <w:r w:rsidRPr="00511680">
              <w:rPr>
                <w:rFonts w:hint="eastAsia"/>
                <w:sz w:val="28"/>
                <w:szCs w:val="28"/>
              </w:rPr>
              <w:t>儲存年齡</w:t>
            </w:r>
          </w:p>
        </w:tc>
        <w:tc>
          <w:tcPr>
            <w:tcW w:w="1178" w:type="pct"/>
            <w:vAlign w:val="center"/>
          </w:tcPr>
          <w:p w14:paraId="43067308" w14:textId="0E37DD3B" w:rsidR="00C87602" w:rsidRPr="00C87602" w:rsidRDefault="001829A8" w:rsidP="00C87602">
            <w:pPr>
              <w:pStyle w:val="1"/>
              <w:numPr>
                <w:ilvl w:val="0"/>
                <w:numId w:val="0"/>
              </w:numPr>
              <w:snapToGrid/>
              <w:rPr>
                <w:sz w:val="28"/>
                <w:szCs w:val="28"/>
              </w:rPr>
            </w:pPr>
            <w:r>
              <w:rPr>
                <w:rFonts w:hint="eastAsia"/>
                <w:sz w:val="28"/>
                <w:szCs w:val="28"/>
              </w:rPr>
              <w:t>No</w:t>
            </w:r>
          </w:p>
        </w:tc>
      </w:tr>
      <w:tr w:rsidR="008C074E" w14:paraId="114B6D5C" w14:textId="77777777" w:rsidTr="00C87602">
        <w:trPr>
          <w:trHeight w:val="850"/>
        </w:trPr>
        <w:tc>
          <w:tcPr>
            <w:tcW w:w="1178" w:type="pct"/>
            <w:vAlign w:val="center"/>
          </w:tcPr>
          <w:p w14:paraId="4A5F5881" w14:textId="09527E3D" w:rsidR="008C074E" w:rsidRPr="00C87602" w:rsidRDefault="00A10F3E" w:rsidP="00C87602">
            <w:pPr>
              <w:pStyle w:val="1"/>
              <w:numPr>
                <w:ilvl w:val="0"/>
                <w:numId w:val="0"/>
              </w:numPr>
              <w:snapToGrid/>
              <w:rPr>
                <w:sz w:val="28"/>
                <w:szCs w:val="28"/>
              </w:rPr>
            </w:pPr>
            <w:r w:rsidRPr="00A10F3E">
              <w:rPr>
                <w:sz w:val="28"/>
                <w:szCs w:val="28"/>
              </w:rPr>
              <w:t>stime</w:t>
            </w:r>
          </w:p>
        </w:tc>
        <w:tc>
          <w:tcPr>
            <w:tcW w:w="1322" w:type="pct"/>
            <w:vAlign w:val="center"/>
          </w:tcPr>
          <w:p w14:paraId="46D3329E" w14:textId="05753166" w:rsidR="008C074E" w:rsidRPr="00C87602" w:rsidRDefault="00D1013E" w:rsidP="00C87602">
            <w:pPr>
              <w:pStyle w:val="1"/>
              <w:numPr>
                <w:ilvl w:val="0"/>
                <w:numId w:val="0"/>
              </w:numPr>
              <w:snapToGrid/>
              <w:rPr>
                <w:sz w:val="28"/>
                <w:szCs w:val="28"/>
              </w:rPr>
            </w:pPr>
            <w:r w:rsidRPr="00D1013E">
              <w:rPr>
                <w:sz w:val="28"/>
                <w:szCs w:val="28"/>
              </w:rPr>
              <w:t>Int</w:t>
            </w:r>
          </w:p>
        </w:tc>
        <w:tc>
          <w:tcPr>
            <w:tcW w:w="1322" w:type="pct"/>
            <w:vAlign w:val="center"/>
          </w:tcPr>
          <w:p w14:paraId="2F49A480" w14:textId="4240E5C3" w:rsidR="008C074E" w:rsidRPr="00C87602" w:rsidRDefault="00511680" w:rsidP="00C87602">
            <w:pPr>
              <w:pStyle w:val="1"/>
              <w:numPr>
                <w:ilvl w:val="0"/>
                <w:numId w:val="0"/>
              </w:numPr>
              <w:snapToGrid/>
              <w:rPr>
                <w:sz w:val="28"/>
                <w:szCs w:val="28"/>
              </w:rPr>
            </w:pPr>
            <w:r w:rsidRPr="00511680">
              <w:rPr>
                <w:rFonts w:hint="eastAsia"/>
                <w:sz w:val="28"/>
                <w:szCs w:val="28"/>
              </w:rPr>
              <w:t>儲存成功次數</w:t>
            </w:r>
          </w:p>
        </w:tc>
        <w:tc>
          <w:tcPr>
            <w:tcW w:w="1178" w:type="pct"/>
            <w:vAlign w:val="center"/>
          </w:tcPr>
          <w:p w14:paraId="373898D1" w14:textId="2C731A29" w:rsidR="008C074E" w:rsidRDefault="008C074E" w:rsidP="00C87602">
            <w:pPr>
              <w:pStyle w:val="1"/>
              <w:numPr>
                <w:ilvl w:val="0"/>
                <w:numId w:val="0"/>
              </w:numPr>
              <w:snapToGrid/>
              <w:rPr>
                <w:sz w:val="28"/>
                <w:szCs w:val="28"/>
              </w:rPr>
            </w:pPr>
            <w:r>
              <w:rPr>
                <w:rFonts w:hint="eastAsia"/>
                <w:sz w:val="28"/>
                <w:szCs w:val="28"/>
              </w:rPr>
              <w:t>No</w:t>
            </w:r>
          </w:p>
        </w:tc>
      </w:tr>
      <w:tr w:rsidR="00A10F3E" w14:paraId="25320113" w14:textId="77777777" w:rsidTr="00C87602">
        <w:trPr>
          <w:trHeight w:val="850"/>
        </w:trPr>
        <w:tc>
          <w:tcPr>
            <w:tcW w:w="1178" w:type="pct"/>
            <w:vAlign w:val="center"/>
          </w:tcPr>
          <w:p w14:paraId="2F03350D" w14:textId="004EA7BE" w:rsidR="00A10F3E" w:rsidRPr="00C87602" w:rsidRDefault="00A10F3E" w:rsidP="00C87602">
            <w:pPr>
              <w:pStyle w:val="1"/>
              <w:numPr>
                <w:ilvl w:val="0"/>
                <w:numId w:val="0"/>
              </w:numPr>
              <w:snapToGrid/>
              <w:rPr>
                <w:sz w:val="28"/>
                <w:szCs w:val="28"/>
              </w:rPr>
            </w:pPr>
            <w:r w:rsidRPr="00A10F3E">
              <w:rPr>
                <w:sz w:val="28"/>
                <w:szCs w:val="28"/>
              </w:rPr>
              <w:t>time</w:t>
            </w:r>
          </w:p>
        </w:tc>
        <w:tc>
          <w:tcPr>
            <w:tcW w:w="1322" w:type="pct"/>
            <w:vAlign w:val="center"/>
          </w:tcPr>
          <w:p w14:paraId="29170253" w14:textId="67F0DA81" w:rsidR="00A10F3E" w:rsidRPr="00C87602" w:rsidRDefault="00D1013E" w:rsidP="00C87602">
            <w:pPr>
              <w:pStyle w:val="1"/>
              <w:numPr>
                <w:ilvl w:val="0"/>
                <w:numId w:val="0"/>
              </w:numPr>
              <w:snapToGrid/>
              <w:rPr>
                <w:sz w:val="28"/>
                <w:szCs w:val="28"/>
              </w:rPr>
            </w:pPr>
            <w:r w:rsidRPr="00D1013E">
              <w:rPr>
                <w:sz w:val="28"/>
                <w:szCs w:val="28"/>
              </w:rPr>
              <w:t>String</w:t>
            </w:r>
          </w:p>
        </w:tc>
        <w:tc>
          <w:tcPr>
            <w:tcW w:w="1322" w:type="pct"/>
            <w:vAlign w:val="center"/>
          </w:tcPr>
          <w:p w14:paraId="06DA1E27" w14:textId="77777777" w:rsidR="00A10F3E" w:rsidRDefault="00511680" w:rsidP="00C87602">
            <w:pPr>
              <w:pStyle w:val="1"/>
              <w:numPr>
                <w:ilvl w:val="0"/>
                <w:numId w:val="0"/>
              </w:numPr>
              <w:snapToGrid/>
              <w:rPr>
                <w:sz w:val="28"/>
                <w:szCs w:val="28"/>
              </w:rPr>
            </w:pPr>
            <w:r w:rsidRPr="00511680">
              <w:rPr>
                <w:rFonts w:hint="eastAsia"/>
                <w:sz w:val="28"/>
                <w:szCs w:val="28"/>
              </w:rPr>
              <w:t>儲存測試花費時間</w:t>
            </w:r>
          </w:p>
          <w:p w14:paraId="72C0F261" w14:textId="00563920" w:rsidR="00CF169B" w:rsidRPr="00C87602" w:rsidRDefault="00CF169B" w:rsidP="00C87602">
            <w:pPr>
              <w:pStyle w:val="1"/>
              <w:numPr>
                <w:ilvl w:val="0"/>
                <w:numId w:val="0"/>
              </w:numPr>
              <w:snapToGrid/>
              <w:rPr>
                <w:sz w:val="28"/>
                <w:szCs w:val="28"/>
              </w:rPr>
            </w:pPr>
          </w:p>
        </w:tc>
        <w:tc>
          <w:tcPr>
            <w:tcW w:w="1178" w:type="pct"/>
            <w:vAlign w:val="center"/>
          </w:tcPr>
          <w:p w14:paraId="6F1F7756" w14:textId="4FDCBC2A" w:rsidR="00A10F3E" w:rsidRDefault="00A10F3E" w:rsidP="00C87602">
            <w:pPr>
              <w:pStyle w:val="1"/>
              <w:numPr>
                <w:ilvl w:val="0"/>
                <w:numId w:val="0"/>
              </w:numPr>
              <w:snapToGrid/>
              <w:rPr>
                <w:sz w:val="28"/>
                <w:szCs w:val="28"/>
              </w:rPr>
            </w:pPr>
            <w:r>
              <w:rPr>
                <w:rFonts w:hint="eastAsia"/>
                <w:sz w:val="28"/>
                <w:szCs w:val="28"/>
              </w:rPr>
              <w:t>No</w:t>
            </w:r>
          </w:p>
        </w:tc>
      </w:tr>
    </w:tbl>
    <w:p w14:paraId="789B41BE" w14:textId="77777777" w:rsidR="00C87602" w:rsidRPr="00C87602" w:rsidRDefault="00C87602" w:rsidP="00C87602">
      <w:pPr>
        <w:pStyle w:val="1"/>
        <w:numPr>
          <w:ilvl w:val="0"/>
          <w:numId w:val="0"/>
        </w:numPr>
        <w:snapToGrid/>
        <w:ind w:left="1965" w:hanging="1965"/>
        <w:jc w:val="left"/>
        <w:rPr>
          <w:sz w:val="30"/>
          <w:szCs w:val="30"/>
        </w:rPr>
      </w:pPr>
    </w:p>
    <w:p w14:paraId="7615D12C" w14:textId="77777777" w:rsidR="008675FD" w:rsidRDefault="008675FD" w:rsidP="008675FD">
      <w:pPr>
        <w:pStyle w:val="1"/>
        <w:numPr>
          <w:ilvl w:val="0"/>
          <w:numId w:val="0"/>
        </w:numPr>
        <w:snapToGrid/>
        <w:jc w:val="left"/>
      </w:pPr>
    </w:p>
    <w:p w14:paraId="5457AE74" w14:textId="0F9C3123" w:rsidR="008675FD" w:rsidRDefault="008675FD" w:rsidP="008675FD">
      <w:pPr>
        <w:pStyle w:val="1"/>
        <w:numPr>
          <w:ilvl w:val="0"/>
          <w:numId w:val="0"/>
        </w:numPr>
        <w:snapToGrid/>
        <w:jc w:val="left"/>
        <w:rPr>
          <w:sz w:val="28"/>
          <w:szCs w:val="28"/>
        </w:rPr>
        <w:sectPr w:rsidR="008675FD" w:rsidSect="00C87602">
          <w:pgSz w:w="11906" w:h="16838" w:code="9"/>
          <w:pgMar w:top="851" w:right="851" w:bottom="851" w:left="851" w:header="567" w:footer="567" w:gutter="0"/>
          <w:cols w:space="425"/>
          <w:docGrid w:type="lines" w:linePitch="360"/>
        </w:sectPr>
      </w:pPr>
    </w:p>
    <w:p w14:paraId="7FF1D0CA" w14:textId="45B5EA0C" w:rsidR="00826D19" w:rsidRDefault="00290C30" w:rsidP="00290C30">
      <w:pPr>
        <w:pStyle w:val="1"/>
        <w:numPr>
          <w:ilvl w:val="0"/>
          <w:numId w:val="0"/>
        </w:numPr>
        <w:snapToGrid/>
        <w:rPr>
          <w:szCs w:val="40"/>
        </w:rPr>
      </w:pPr>
      <w:r>
        <w:rPr>
          <w:rFonts w:hint="eastAsia"/>
          <w:szCs w:val="40"/>
        </w:rPr>
        <w:lastRenderedPageBreak/>
        <w:t>第九章、</w:t>
      </w:r>
      <w:r w:rsidR="00826D19" w:rsidRPr="00C87602">
        <w:rPr>
          <w:rFonts w:hint="eastAsia"/>
          <w:szCs w:val="40"/>
        </w:rPr>
        <w:t>程式</w:t>
      </w:r>
    </w:p>
    <w:p w14:paraId="7316993B" w14:textId="4DFA7EAA" w:rsidR="001140CE" w:rsidRDefault="001140CE" w:rsidP="001140CE">
      <w:pPr>
        <w:pStyle w:val="1"/>
        <w:numPr>
          <w:ilvl w:val="0"/>
          <w:numId w:val="0"/>
        </w:numPr>
        <w:snapToGrid/>
        <w:jc w:val="left"/>
        <w:rPr>
          <w:sz w:val="30"/>
          <w:szCs w:val="30"/>
        </w:rPr>
      </w:pPr>
      <w:r w:rsidRPr="001140CE">
        <w:rPr>
          <w:sz w:val="30"/>
          <w:szCs w:val="30"/>
        </w:rPr>
        <w:t xml:space="preserve">9-1 </w:t>
      </w:r>
      <w:r w:rsidRPr="001140CE">
        <w:rPr>
          <w:sz w:val="30"/>
          <w:szCs w:val="30"/>
        </w:rPr>
        <w:t>元件清單及其規格描述</w:t>
      </w:r>
    </w:p>
    <w:p w14:paraId="1DDA303A" w14:textId="305EC8BD" w:rsidR="001140CE" w:rsidRDefault="001140CE" w:rsidP="001140CE">
      <w:pPr>
        <w:pStyle w:val="1"/>
        <w:numPr>
          <w:ilvl w:val="0"/>
          <w:numId w:val="0"/>
        </w:numPr>
        <w:snapToGrid/>
        <w:rPr>
          <w:b w:val="0"/>
          <w:bCs w:val="0"/>
          <w:sz w:val="28"/>
          <w:szCs w:val="28"/>
        </w:rPr>
      </w:pPr>
      <w:r w:rsidRPr="001140CE">
        <w:rPr>
          <w:b w:val="0"/>
          <w:bCs w:val="0"/>
          <w:sz w:val="28"/>
          <w:szCs w:val="28"/>
        </w:rPr>
        <w:t>表</w:t>
      </w:r>
      <w:r w:rsidRPr="001140CE">
        <w:rPr>
          <w:b w:val="0"/>
          <w:bCs w:val="0"/>
          <w:sz w:val="28"/>
          <w:szCs w:val="28"/>
        </w:rPr>
        <w:t xml:space="preserve"> 9-1 </w:t>
      </w:r>
      <w:r w:rsidRPr="001140CE">
        <w:rPr>
          <w:b w:val="0"/>
          <w:bCs w:val="0"/>
          <w:sz w:val="28"/>
          <w:szCs w:val="28"/>
        </w:rPr>
        <w:t>元件清單及其規格描述</w:t>
      </w:r>
      <w:r w:rsidRPr="001140CE">
        <w:rPr>
          <w:b w:val="0"/>
          <w:bCs w:val="0"/>
          <w:sz w:val="28"/>
          <w:szCs w:val="28"/>
        </w:rPr>
        <w:t xml:space="preserve"> </w:t>
      </w:r>
      <w:r w:rsidRPr="001140CE">
        <w:rPr>
          <w:b w:val="0"/>
          <w:bCs w:val="0"/>
          <w:sz w:val="28"/>
          <w:szCs w:val="28"/>
        </w:rPr>
        <w:t>編號</w:t>
      </w:r>
      <w:r w:rsidRPr="001140CE">
        <w:rPr>
          <w:b w:val="0"/>
          <w:bCs w:val="0"/>
          <w:sz w:val="28"/>
          <w:szCs w:val="28"/>
        </w:rPr>
        <w:t xml:space="preserve"> </w:t>
      </w:r>
      <w:r w:rsidRPr="001140CE">
        <w:rPr>
          <w:b w:val="0"/>
          <w:bCs w:val="0"/>
          <w:sz w:val="28"/>
          <w:szCs w:val="28"/>
        </w:rPr>
        <w:t>程式名稱</w:t>
      </w:r>
      <w:r w:rsidRPr="001140CE">
        <w:rPr>
          <w:b w:val="0"/>
          <w:bCs w:val="0"/>
          <w:sz w:val="28"/>
          <w:szCs w:val="28"/>
        </w:rPr>
        <w:t xml:space="preserve"> </w:t>
      </w:r>
      <w:r w:rsidRPr="001140CE">
        <w:rPr>
          <w:b w:val="0"/>
          <w:bCs w:val="0"/>
          <w:sz w:val="28"/>
          <w:szCs w:val="28"/>
        </w:rPr>
        <w:t>元件模組</w:t>
      </w:r>
    </w:p>
    <w:tbl>
      <w:tblPr>
        <w:tblStyle w:val="a9"/>
        <w:tblW w:w="0" w:type="auto"/>
        <w:tblLook w:val="04A0" w:firstRow="1" w:lastRow="0" w:firstColumn="1" w:lastColumn="0" w:noHBand="0" w:noVBand="1"/>
      </w:tblPr>
      <w:tblGrid>
        <w:gridCol w:w="1696"/>
        <w:gridCol w:w="4249"/>
        <w:gridCol w:w="3973"/>
      </w:tblGrid>
      <w:tr w:rsidR="001140CE" w14:paraId="51D57924" w14:textId="77777777" w:rsidTr="001140CE">
        <w:trPr>
          <w:trHeight w:val="680"/>
        </w:trPr>
        <w:tc>
          <w:tcPr>
            <w:tcW w:w="1696" w:type="dxa"/>
            <w:shd w:val="clear" w:color="auto" w:fill="E2EFD9" w:themeFill="accent6" w:themeFillTint="33"/>
            <w:vAlign w:val="center"/>
          </w:tcPr>
          <w:p w14:paraId="2413370E" w14:textId="7C516B6D" w:rsidR="001140CE" w:rsidRDefault="001140CE" w:rsidP="001140CE">
            <w:pPr>
              <w:pStyle w:val="1"/>
              <w:numPr>
                <w:ilvl w:val="0"/>
                <w:numId w:val="0"/>
              </w:numPr>
              <w:snapToGrid/>
              <w:rPr>
                <w:b w:val="0"/>
                <w:bCs w:val="0"/>
                <w:sz w:val="28"/>
                <w:szCs w:val="28"/>
              </w:rPr>
            </w:pPr>
            <w:r>
              <w:rPr>
                <w:rFonts w:hint="eastAsia"/>
                <w:b w:val="0"/>
                <w:bCs w:val="0"/>
                <w:sz w:val="28"/>
                <w:szCs w:val="28"/>
              </w:rPr>
              <w:t>編號</w:t>
            </w:r>
          </w:p>
        </w:tc>
        <w:tc>
          <w:tcPr>
            <w:tcW w:w="4249" w:type="dxa"/>
            <w:shd w:val="clear" w:color="auto" w:fill="E2EFD9" w:themeFill="accent6" w:themeFillTint="33"/>
            <w:vAlign w:val="center"/>
          </w:tcPr>
          <w:p w14:paraId="1033CB89" w14:textId="2E292A52" w:rsidR="001140CE" w:rsidRDefault="001140CE" w:rsidP="001140CE">
            <w:pPr>
              <w:pStyle w:val="1"/>
              <w:numPr>
                <w:ilvl w:val="0"/>
                <w:numId w:val="0"/>
              </w:numPr>
              <w:snapToGrid/>
              <w:rPr>
                <w:b w:val="0"/>
                <w:bCs w:val="0"/>
                <w:sz w:val="28"/>
                <w:szCs w:val="28"/>
              </w:rPr>
            </w:pPr>
            <w:r>
              <w:rPr>
                <w:rFonts w:hint="eastAsia"/>
                <w:b w:val="0"/>
                <w:bCs w:val="0"/>
                <w:sz w:val="28"/>
                <w:szCs w:val="28"/>
              </w:rPr>
              <w:t>程式設計</w:t>
            </w:r>
          </w:p>
        </w:tc>
        <w:tc>
          <w:tcPr>
            <w:tcW w:w="3973" w:type="dxa"/>
            <w:shd w:val="clear" w:color="auto" w:fill="E2EFD9" w:themeFill="accent6" w:themeFillTint="33"/>
            <w:vAlign w:val="center"/>
          </w:tcPr>
          <w:p w14:paraId="2E140A22" w14:textId="325A6048" w:rsidR="001140CE" w:rsidRDefault="001140CE" w:rsidP="001140CE">
            <w:pPr>
              <w:pStyle w:val="1"/>
              <w:numPr>
                <w:ilvl w:val="0"/>
                <w:numId w:val="0"/>
              </w:numPr>
              <w:snapToGrid/>
              <w:rPr>
                <w:b w:val="0"/>
                <w:bCs w:val="0"/>
                <w:sz w:val="28"/>
                <w:szCs w:val="28"/>
              </w:rPr>
            </w:pPr>
            <w:r>
              <w:rPr>
                <w:rFonts w:hint="eastAsia"/>
                <w:b w:val="0"/>
                <w:bCs w:val="0"/>
                <w:sz w:val="28"/>
                <w:szCs w:val="28"/>
              </w:rPr>
              <w:t>元件模組功能</w:t>
            </w:r>
          </w:p>
        </w:tc>
      </w:tr>
      <w:tr w:rsidR="001140CE" w14:paraId="3C224D7F" w14:textId="77777777" w:rsidTr="001140CE">
        <w:trPr>
          <w:trHeight w:val="680"/>
        </w:trPr>
        <w:tc>
          <w:tcPr>
            <w:tcW w:w="1696" w:type="dxa"/>
            <w:vAlign w:val="center"/>
          </w:tcPr>
          <w:p w14:paraId="05953C2A" w14:textId="7485459A" w:rsidR="001140CE" w:rsidRDefault="001829A8" w:rsidP="001140CE">
            <w:pPr>
              <w:pStyle w:val="1"/>
              <w:numPr>
                <w:ilvl w:val="0"/>
                <w:numId w:val="0"/>
              </w:numPr>
              <w:snapToGrid/>
              <w:rPr>
                <w:b w:val="0"/>
                <w:bCs w:val="0"/>
                <w:sz w:val="28"/>
                <w:szCs w:val="28"/>
              </w:rPr>
            </w:pPr>
            <w:r>
              <w:rPr>
                <w:rFonts w:hint="eastAsia"/>
                <w:b w:val="0"/>
                <w:bCs w:val="0"/>
                <w:sz w:val="28"/>
                <w:szCs w:val="28"/>
              </w:rPr>
              <w:t>1</w:t>
            </w:r>
          </w:p>
        </w:tc>
        <w:tc>
          <w:tcPr>
            <w:tcW w:w="4249" w:type="dxa"/>
            <w:vAlign w:val="center"/>
          </w:tcPr>
          <w:p w14:paraId="4931C1D1" w14:textId="5CDA39AA" w:rsidR="001140CE" w:rsidRDefault="000C206C" w:rsidP="001140CE">
            <w:pPr>
              <w:pStyle w:val="1"/>
              <w:numPr>
                <w:ilvl w:val="0"/>
                <w:numId w:val="0"/>
              </w:numPr>
              <w:snapToGrid/>
              <w:rPr>
                <w:b w:val="0"/>
                <w:bCs w:val="0"/>
                <w:sz w:val="28"/>
                <w:szCs w:val="28"/>
              </w:rPr>
            </w:pPr>
            <w:r w:rsidRPr="000C206C">
              <w:rPr>
                <w:b w:val="0"/>
                <w:bCs w:val="0"/>
                <w:sz w:val="28"/>
                <w:szCs w:val="28"/>
              </w:rPr>
              <w:t>Main_activity</w:t>
            </w:r>
          </w:p>
        </w:tc>
        <w:tc>
          <w:tcPr>
            <w:tcW w:w="3973" w:type="dxa"/>
            <w:vAlign w:val="center"/>
          </w:tcPr>
          <w:p w14:paraId="14E54F5D" w14:textId="210E4B18" w:rsidR="001140CE" w:rsidRDefault="001829A8" w:rsidP="001140CE">
            <w:pPr>
              <w:pStyle w:val="1"/>
              <w:numPr>
                <w:ilvl w:val="0"/>
                <w:numId w:val="0"/>
              </w:numPr>
              <w:snapToGrid/>
              <w:rPr>
                <w:b w:val="0"/>
                <w:bCs w:val="0"/>
                <w:sz w:val="28"/>
                <w:szCs w:val="28"/>
              </w:rPr>
            </w:pPr>
            <w:r>
              <w:rPr>
                <w:rFonts w:hint="eastAsia"/>
                <w:b w:val="0"/>
                <w:bCs w:val="0"/>
                <w:sz w:val="28"/>
                <w:szCs w:val="28"/>
              </w:rPr>
              <w:t>主頁面</w:t>
            </w:r>
          </w:p>
        </w:tc>
      </w:tr>
      <w:tr w:rsidR="001140CE" w14:paraId="336F423A" w14:textId="77777777" w:rsidTr="001140CE">
        <w:trPr>
          <w:trHeight w:val="680"/>
        </w:trPr>
        <w:tc>
          <w:tcPr>
            <w:tcW w:w="1696" w:type="dxa"/>
            <w:vAlign w:val="center"/>
          </w:tcPr>
          <w:p w14:paraId="0B03C925" w14:textId="3C638B58" w:rsidR="001140CE" w:rsidRDefault="001829A8" w:rsidP="001140CE">
            <w:pPr>
              <w:pStyle w:val="1"/>
              <w:numPr>
                <w:ilvl w:val="0"/>
                <w:numId w:val="0"/>
              </w:numPr>
              <w:snapToGrid/>
              <w:rPr>
                <w:b w:val="0"/>
                <w:bCs w:val="0"/>
                <w:sz w:val="28"/>
                <w:szCs w:val="28"/>
              </w:rPr>
            </w:pPr>
            <w:r>
              <w:rPr>
                <w:rFonts w:hint="eastAsia"/>
                <w:b w:val="0"/>
                <w:bCs w:val="0"/>
                <w:sz w:val="28"/>
                <w:szCs w:val="28"/>
              </w:rPr>
              <w:t>2</w:t>
            </w:r>
          </w:p>
        </w:tc>
        <w:tc>
          <w:tcPr>
            <w:tcW w:w="4249" w:type="dxa"/>
            <w:vAlign w:val="center"/>
          </w:tcPr>
          <w:p w14:paraId="2B485946" w14:textId="036B2979" w:rsidR="001140CE" w:rsidRDefault="001829A8" w:rsidP="001140CE">
            <w:pPr>
              <w:pStyle w:val="1"/>
              <w:numPr>
                <w:ilvl w:val="0"/>
                <w:numId w:val="0"/>
              </w:numPr>
              <w:snapToGrid/>
              <w:rPr>
                <w:b w:val="0"/>
                <w:bCs w:val="0"/>
                <w:sz w:val="28"/>
                <w:szCs w:val="28"/>
              </w:rPr>
            </w:pPr>
            <w:r>
              <w:rPr>
                <w:rFonts w:hint="eastAsia"/>
                <w:b w:val="0"/>
                <w:bCs w:val="0"/>
                <w:sz w:val="28"/>
                <w:szCs w:val="28"/>
              </w:rPr>
              <w:t>T</w:t>
            </w:r>
            <w:r>
              <w:rPr>
                <w:b w:val="0"/>
                <w:bCs w:val="0"/>
                <w:sz w:val="28"/>
                <w:szCs w:val="28"/>
              </w:rPr>
              <w:t>ext</w:t>
            </w:r>
          </w:p>
        </w:tc>
        <w:tc>
          <w:tcPr>
            <w:tcW w:w="3973" w:type="dxa"/>
            <w:vAlign w:val="center"/>
          </w:tcPr>
          <w:p w14:paraId="11959B30" w14:textId="221874B6" w:rsidR="001140CE" w:rsidRDefault="001829A8" w:rsidP="001140CE">
            <w:pPr>
              <w:pStyle w:val="1"/>
              <w:numPr>
                <w:ilvl w:val="0"/>
                <w:numId w:val="0"/>
              </w:numPr>
              <w:snapToGrid/>
              <w:rPr>
                <w:b w:val="0"/>
                <w:bCs w:val="0"/>
                <w:sz w:val="28"/>
                <w:szCs w:val="28"/>
              </w:rPr>
            </w:pPr>
            <w:r>
              <w:rPr>
                <w:rFonts w:hint="eastAsia"/>
                <w:b w:val="0"/>
                <w:bCs w:val="0"/>
                <w:sz w:val="28"/>
                <w:szCs w:val="28"/>
              </w:rPr>
              <w:t>測試頁面</w:t>
            </w:r>
          </w:p>
        </w:tc>
      </w:tr>
      <w:tr w:rsidR="001140CE" w14:paraId="6FACC669" w14:textId="77777777" w:rsidTr="001140CE">
        <w:trPr>
          <w:trHeight w:val="680"/>
        </w:trPr>
        <w:tc>
          <w:tcPr>
            <w:tcW w:w="1696" w:type="dxa"/>
            <w:vAlign w:val="center"/>
          </w:tcPr>
          <w:p w14:paraId="7B72E955" w14:textId="4122B1BE" w:rsidR="001140CE" w:rsidRDefault="001829A8" w:rsidP="001140CE">
            <w:pPr>
              <w:pStyle w:val="1"/>
              <w:numPr>
                <w:ilvl w:val="0"/>
                <w:numId w:val="0"/>
              </w:numPr>
              <w:snapToGrid/>
              <w:rPr>
                <w:b w:val="0"/>
                <w:bCs w:val="0"/>
                <w:sz w:val="28"/>
                <w:szCs w:val="28"/>
              </w:rPr>
            </w:pPr>
            <w:r>
              <w:rPr>
                <w:rFonts w:hint="eastAsia"/>
                <w:b w:val="0"/>
                <w:bCs w:val="0"/>
                <w:sz w:val="28"/>
                <w:szCs w:val="28"/>
              </w:rPr>
              <w:t>3</w:t>
            </w:r>
          </w:p>
        </w:tc>
        <w:tc>
          <w:tcPr>
            <w:tcW w:w="4249" w:type="dxa"/>
            <w:vAlign w:val="center"/>
          </w:tcPr>
          <w:p w14:paraId="026E4D68" w14:textId="3214CE98" w:rsidR="001140CE" w:rsidRDefault="001829A8" w:rsidP="001140CE">
            <w:pPr>
              <w:pStyle w:val="1"/>
              <w:numPr>
                <w:ilvl w:val="0"/>
                <w:numId w:val="0"/>
              </w:numPr>
              <w:snapToGrid/>
              <w:rPr>
                <w:b w:val="0"/>
                <w:bCs w:val="0"/>
                <w:sz w:val="28"/>
                <w:szCs w:val="28"/>
              </w:rPr>
            </w:pPr>
            <w:r w:rsidRPr="001829A8">
              <w:rPr>
                <w:rFonts w:hint="eastAsia"/>
                <w:b w:val="0"/>
                <w:bCs w:val="0"/>
                <w:sz w:val="28"/>
                <w:szCs w:val="28"/>
              </w:rPr>
              <w:t>R</w:t>
            </w:r>
            <w:r w:rsidRPr="001829A8">
              <w:rPr>
                <w:b w:val="0"/>
                <w:bCs w:val="0"/>
                <w:sz w:val="28"/>
                <w:szCs w:val="28"/>
              </w:rPr>
              <w:t>ecord</w:t>
            </w:r>
          </w:p>
        </w:tc>
        <w:tc>
          <w:tcPr>
            <w:tcW w:w="3973" w:type="dxa"/>
            <w:vAlign w:val="center"/>
          </w:tcPr>
          <w:p w14:paraId="5C9C3511" w14:textId="3F706B71" w:rsidR="001140CE" w:rsidRDefault="001829A8" w:rsidP="001140CE">
            <w:pPr>
              <w:pStyle w:val="1"/>
              <w:numPr>
                <w:ilvl w:val="0"/>
                <w:numId w:val="0"/>
              </w:numPr>
              <w:snapToGrid/>
              <w:rPr>
                <w:b w:val="0"/>
                <w:bCs w:val="0"/>
                <w:sz w:val="28"/>
                <w:szCs w:val="28"/>
              </w:rPr>
            </w:pPr>
            <w:r w:rsidRPr="001829A8">
              <w:rPr>
                <w:rFonts w:hint="eastAsia"/>
                <w:b w:val="0"/>
                <w:bCs w:val="0"/>
                <w:sz w:val="28"/>
                <w:szCs w:val="28"/>
              </w:rPr>
              <w:t>查詢頁面</w:t>
            </w:r>
          </w:p>
        </w:tc>
      </w:tr>
      <w:tr w:rsidR="001140CE" w14:paraId="652E92EE" w14:textId="77777777" w:rsidTr="001140CE">
        <w:trPr>
          <w:trHeight w:val="680"/>
        </w:trPr>
        <w:tc>
          <w:tcPr>
            <w:tcW w:w="1696" w:type="dxa"/>
            <w:vAlign w:val="center"/>
          </w:tcPr>
          <w:p w14:paraId="53BFF2D2" w14:textId="6B0994FF" w:rsidR="001140CE" w:rsidRDefault="001829A8" w:rsidP="001140CE">
            <w:pPr>
              <w:pStyle w:val="1"/>
              <w:numPr>
                <w:ilvl w:val="0"/>
                <w:numId w:val="0"/>
              </w:numPr>
              <w:snapToGrid/>
              <w:rPr>
                <w:b w:val="0"/>
                <w:bCs w:val="0"/>
                <w:sz w:val="28"/>
                <w:szCs w:val="28"/>
              </w:rPr>
            </w:pPr>
            <w:r>
              <w:rPr>
                <w:rFonts w:hint="eastAsia"/>
                <w:b w:val="0"/>
                <w:bCs w:val="0"/>
                <w:sz w:val="28"/>
                <w:szCs w:val="28"/>
              </w:rPr>
              <w:t>4</w:t>
            </w:r>
          </w:p>
        </w:tc>
        <w:tc>
          <w:tcPr>
            <w:tcW w:w="4249" w:type="dxa"/>
            <w:vAlign w:val="center"/>
          </w:tcPr>
          <w:p w14:paraId="05D34BCB" w14:textId="092A4248" w:rsidR="001140CE" w:rsidRDefault="000C206C" w:rsidP="001140CE">
            <w:pPr>
              <w:pStyle w:val="1"/>
              <w:numPr>
                <w:ilvl w:val="0"/>
                <w:numId w:val="0"/>
              </w:numPr>
              <w:snapToGrid/>
              <w:rPr>
                <w:b w:val="0"/>
                <w:bCs w:val="0"/>
                <w:sz w:val="28"/>
                <w:szCs w:val="28"/>
              </w:rPr>
            </w:pPr>
            <w:r w:rsidRPr="000C206C">
              <w:rPr>
                <w:b w:val="0"/>
                <w:bCs w:val="0"/>
                <w:sz w:val="28"/>
                <w:szCs w:val="28"/>
              </w:rPr>
              <w:t>ChartLinerManager</w:t>
            </w:r>
          </w:p>
        </w:tc>
        <w:tc>
          <w:tcPr>
            <w:tcW w:w="3973" w:type="dxa"/>
            <w:vAlign w:val="center"/>
          </w:tcPr>
          <w:p w14:paraId="160F54A2" w14:textId="5CA79AE5" w:rsidR="001140CE" w:rsidRDefault="000C206C" w:rsidP="001140CE">
            <w:pPr>
              <w:pStyle w:val="1"/>
              <w:numPr>
                <w:ilvl w:val="0"/>
                <w:numId w:val="0"/>
              </w:numPr>
              <w:snapToGrid/>
              <w:rPr>
                <w:b w:val="0"/>
                <w:bCs w:val="0"/>
                <w:sz w:val="28"/>
                <w:szCs w:val="28"/>
              </w:rPr>
            </w:pPr>
            <w:r w:rsidRPr="000C206C">
              <w:rPr>
                <w:rFonts w:hint="eastAsia"/>
                <w:b w:val="0"/>
                <w:bCs w:val="0"/>
                <w:sz w:val="28"/>
                <w:szCs w:val="28"/>
              </w:rPr>
              <w:t>折線圖形化</w:t>
            </w:r>
          </w:p>
        </w:tc>
      </w:tr>
      <w:tr w:rsidR="001140CE" w14:paraId="42DF885A" w14:textId="77777777" w:rsidTr="001140CE">
        <w:trPr>
          <w:trHeight w:val="680"/>
        </w:trPr>
        <w:tc>
          <w:tcPr>
            <w:tcW w:w="1696" w:type="dxa"/>
            <w:vAlign w:val="center"/>
          </w:tcPr>
          <w:p w14:paraId="636497D3" w14:textId="69A5E5B5" w:rsidR="001140CE" w:rsidRDefault="001829A8" w:rsidP="001140CE">
            <w:pPr>
              <w:pStyle w:val="1"/>
              <w:numPr>
                <w:ilvl w:val="0"/>
                <w:numId w:val="0"/>
              </w:numPr>
              <w:snapToGrid/>
              <w:rPr>
                <w:b w:val="0"/>
                <w:bCs w:val="0"/>
                <w:sz w:val="28"/>
                <w:szCs w:val="28"/>
              </w:rPr>
            </w:pPr>
            <w:r>
              <w:rPr>
                <w:rFonts w:hint="eastAsia"/>
                <w:b w:val="0"/>
                <w:bCs w:val="0"/>
                <w:sz w:val="28"/>
                <w:szCs w:val="28"/>
              </w:rPr>
              <w:t>5</w:t>
            </w:r>
          </w:p>
        </w:tc>
        <w:tc>
          <w:tcPr>
            <w:tcW w:w="4249" w:type="dxa"/>
            <w:vAlign w:val="center"/>
          </w:tcPr>
          <w:p w14:paraId="252157EA" w14:textId="633AA01B" w:rsidR="001140CE" w:rsidRDefault="000C206C" w:rsidP="001140CE">
            <w:pPr>
              <w:pStyle w:val="1"/>
              <w:numPr>
                <w:ilvl w:val="0"/>
                <w:numId w:val="0"/>
              </w:numPr>
              <w:snapToGrid/>
              <w:rPr>
                <w:b w:val="0"/>
                <w:bCs w:val="0"/>
                <w:sz w:val="28"/>
                <w:szCs w:val="28"/>
              </w:rPr>
            </w:pPr>
            <w:r w:rsidRPr="000C206C">
              <w:rPr>
                <w:b w:val="0"/>
                <w:bCs w:val="0"/>
                <w:sz w:val="28"/>
                <w:szCs w:val="28"/>
              </w:rPr>
              <w:t>DBHelper</w:t>
            </w:r>
          </w:p>
        </w:tc>
        <w:tc>
          <w:tcPr>
            <w:tcW w:w="3973" w:type="dxa"/>
            <w:vAlign w:val="center"/>
          </w:tcPr>
          <w:p w14:paraId="0B3672D2" w14:textId="1FD907D8" w:rsidR="001140CE" w:rsidRDefault="000C206C" w:rsidP="001140CE">
            <w:pPr>
              <w:pStyle w:val="1"/>
              <w:numPr>
                <w:ilvl w:val="0"/>
                <w:numId w:val="0"/>
              </w:numPr>
              <w:snapToGrid/>
              <w:rPr>
                <w:b w:val="0"/>
                <w:bCs w:val="0"/>
                <w:sz w:val="28"/>
                <w:szCs w:val="28"/>
              </w:rPr>
            </w:pPr>
            <w:r w:rsidRPr="000C206C">
              <w:rPr>
                <w:b w:val="0"/>
                <w:bCs w:val="0"/>
                <w:sz w:val="28"/>
                <w:szCs w:val="28"/>
              </w:rPr>
              <w:t>SQLite</w:t>
            </w:r>
          </w:p>
        </w:tc>
      </w:tr>
    </w:tbl>
    <w:p w14:paraId="3F47B927" w14:textId="147EC907" w:rsidR="001140CE" w:rsidRDefault="001140CE" w:rsidP="00B60216">
      <w:pPr>
        <w:pStyle w:val="1"/>
        <w:numPr>
          <w:ilvl w:val="0"/>
          <w:numId w:val="0"/>
        </w:numPr>
        <w:snapToGrid/>
        <w:jc w:val="left"/>
        <w:rPr>
          <w:b w:val="0"/>
          <w:bCs w:val="0"/>
          <w:sz w:val="28"/>
          <w:szCs w:val="28"/>
        </w:rPr>
      </w:pPr>
    </w:p>
    <w:p w14:paraId="28D217FE" w14:textId="2BE84E19" w:rsidR="004A2FDA" w:rsidRDefault="004A2FDA" w:rsidP="001140CE">
      <w:pPr>
        <w:pStyle w:val="1"/>
        <w:numPr>
          <w:ilvl w:val="0"/>
          <w:numId w:val="0"/>
        </w:numPr>
        <w:snapToGrid/>
        <w:jc w:val="left"/>
        <w:rPr>
          <w:sz w:val="30"/>
          <w:szCs w:val="30"/>
        </w:rPr>
        <w:sectPr w:rsidR="004A2FDA" w:rsidSect="00C87602">
          <w:pgSz w:w="11906" w:h="16838" w:code="9"/>
          <w:pgMar w:top="851" w:right="851" w:bottom="851" w:left="851" w:header="567" w:footer="567" w:gutter="0"/>
          <w:cols w:space="425"/>
          <w:docGrid w:type="lines" w:linePitch="360"/>
        </w:sectPr>
      </w:pPr>
    </w:p>
    <w:p w14:paraId="5EF2CD56" w14:textId="49F089EE" w:rsidR="001140CE" w:rsidRDefault="001140CE" w:rsidP="00C217F3">
      <w:pPr>
        <w:pStyle w:val="21"/>
      </w:pPr>
      <w:r w:rsidRPr="001140CE">
        <w:lastRenderedPageBreak/>
        <w:t xml:space="preserve">9-2 </w:t>
      </w:r>
      <w:r w:rsidRPr="001140CE">
        <w:t>其他附屬之各種元件</w:t>
      </w:r>
    </w:p>
    <w:p w14:paraId="62B5F9D3" w14:textId="2E10C367" w:rsidR="001140CE" w:rsidRDefault="001140CE" w:rsidP="001140CE">
      <w:pPr>
        <w:pStyle w:val="1"/>
        <w:numPr>
          <w:ilvl w:val="0"/>
          <w:numId w:val="0"/>
        </w:numPr>
        <w:snapToGrid/>
        <w:rPr>
          <w:b w:val="0"/>
          <w:bCs w:val="0"/>
          <w:sz w:val="28"/>
          <w:szCs w:val="28"/>
        </w:rPr>
      </w:pPr>
      <w:r w:rsidRPr="001140CE">
        <w:rPr>
          <w:b w:val="0"/>
          <w:bCs w:val="0"/>
          <w:sz w:val="28"/>
          <w:szCs w:val="28"/>
        </w:rPr>
        <w:t>表</w:t>
      </w:r>
      <w:r w:rsidRPr="001140CE">
        <w:rPr>
          <w:b w:val="0"/>
          <w:bCs w:val="0"/>
          <w:sz w:val="28"/>
          <w:szCs w:val="28"/>
        </w:rPr>
        <w:t xml:space="preserve"> 9-2-1 </w:t>
      </w:r>
      <w:r w:rsidRPr="001140CE">
        <w:rPr>
          <w:b w:val="0"/>
          <w:bCs w:val="0"/>
          <w:sz w:val="28"/>
          <w:szCs w:val="28"/>
        </w:rPr>
        <w:t>其他元件清單</w:t>
      </w:r>
    </w:p>
    <w:tbl>
      <w:tblPr>
        <w:tblStyle w:val="a9"/>
        <w:tblW w:w="0" w:type="auto"/>
        <w:tblLook w:val="04A0" w:firstRow="1" w:lastRow="0" w:firstColumn="1" w:lastColumn="0" w:noHBand="0" w:noVBand="1"/>
      </w:tblPr>
      <w:tblGrid>
        <w:gridCol w:w="3256"/>
        <w:gridCol w:w="6664"/>
      </w:tblGrid>
      <w:tr w:rsidR="001140CE" w14:paraId="5AD63302" w14:textId="77777777" w:rsidTr="001140CE">
        <w:trPr>
          <w:trHeight w:val="680"/>
        </w:trPr>
        <w:tc>
          <w:tcPr>
            <w:tcW w:w="9920" w:type="dxa"/>
            <w:gridSpan w:val="2"/>
            <w:shd w:val="clear" w:color="auto" w:fill="E2EFD9" w:themeFill="accent6" w:themeFillTint="33"/>
            <w:vAlign w:val="center"/>
          </w:tcPr>
          <w:p w14:paraId="7212EB35" w14:textId="506FE173" w:rsidR="001140CE" w:rsidRDefault="00270425" w:rsidP="001140CE">
            <w:pPr>
              <w:pStyle w:val="1"/>
              <w:numPr>
                <w:ilvl w:val="0"/>
                <w:numId w:val="0"/>
              </w:numPr>
              <w:snapToGrid/>
              <w:rPr>
                <w:b w:val="0"/>
                <w:bCs w:val="0"/>
                <w:sz w:val="28"/>
                <w:szCs w:val="28"/>
              </w:rPr>
            </w:pPr>
            <w:r w:rsidRPr="00270425">
              <w:rPr>
                <w:b w:val="0"/>
                <w:bCs w:val="0"/>
                <w:sz w:val="28"/>
                <w:szCs w:val="28"/>
              </w:rPr>
              <w:t>MPChart</w:t>
            </w:r>
          </w:p>
        </w:tc>
      </w:tr>
      <w:tr w:rsidR="001140CE" w14:paraId="240CE9FB" w14:textId="77777777" w:rsidTr="004A2FDA">
        <w:trPr>
          <w:trHeight w:val="680"/>
        </w:trPr>
        <w:tc>
          <w:tcPr>
            <w:tcW w:w="3256" w:type="dxa"/>
            <w:vAlign w:val="center"/>
          </w:tcPr>
          <w:p w14:paraId="666FBD26" w14:textId="2093811A" w:rsidR="001140CE" w:rsidRDefault="001140CE" w:rsidP="001140CE">
            <w:pPr>
              <w:pStyle w:val="1"/>
              <w:numPr>
                <w:ilvl w:val="0"/>
                <w:numId w:val="0"/>
              </w:numPr>
              <w:snapToGrid/>
              <w:rPr>
                <w:b w:val="0"/>
                <w:bCs w:val="0"/>
                <w:sz w:val="28"/>
                <w:szCs w:val="28"/>
              </w:rPr>
            </w:pPr>
            <w:r>
              <w:rPr>
                <w:rFonts w:hint="eastAsia"/>
                <w:b w:val="0"/>
                <w:bCs w:val="0"/>
                <w:sz w:val="28"/>
                <w:szCs w:val="28"/>
              </w:rPr>
              <w:t>用途</w:t>
            </w:r>
          </w:p>
        </w:tc>
        <w:tc>
          <w:tcPr>
            <w:tcW w:w="6664" w:type="dxa"/>
            <w:vAlign w:val="center"/>
          </w:tcPr>
          <w:p w14:paraId="67B84A72" w14:textId="446BC795" w:rsidR="001140CE" w:rsidRDefault="00270425" w:rsidP="001140CE">
            <w:pPr>
              <w:pStyle w:val="1"/>
              <w:numPr>
                <w:ilvl w:val="0"/>
                <w:numId w:val="0"/>
              </w:numPr>
              <w:snapToGrid/>
              <w:rPr>
                <w:b w:val="0"/>
                <w:bCs w:val="0"/>
                <w:sz w:val="28"/>
                <w:szCs w:val="28"/>
              </w:rPr>
            </w:pPr>
            <w:r w:rsidRPr="00270425">
              <w:rPr>
                <w:rFonts w:hint="eastAsia"/>
                <w:b w:val="0"/>
                <w:bCs w:val="0"/>
                <w:sz w:val="28"/>
                <w:szCs w:val="28"/>
              </w:rPr>
              <w:t>折線圖形化</w:t>
            </w:r>
          </w:p>
        </w:tc>
      </w:tr>
      <w:tr w:rsidR="001140CE" w14:paraId="35E5A94F" w14:textId="77777777" w:rsidTr="004A2FDA">
        <w:trPr>
          <w:trHeight w:val="680"/>
        </w:trPr>
        <w:tc>
          <w:tcPr>
            <w:tcW w:w="3256" w:type="dxa"/>
            <w:vAlign w:val="center"/>
          </w:tcPr>
          <w:p w14:paraId="52DA7CC8" w14:textId="0AB290C5" w:rsidR="001140CE" w:rsidRDefault="001140CE" w:rsidP="001140CE">
            <w:pPr>
              <w:pStyle w:val="1"/>
              <w:numPr>
                <w:ilvl w:val="0"/>
                <w:numId w:val="0"/>
              </w:numPr>
              <w:snapToGrid/>
              <w:rPr>
                <w:b w:val="0"/>
                <w:bCs w:val="0"/>
                <w:sz w:val="28"/>
                <w:szCs w:val="28"/>
              </w:rPr>
            </w:pPr>
            <w:r>
              <w:rPr>
                <w:rFonts w:hint="eastAsia"/>
                <w:b w:val="0"/>
                <w:bCs w:val="0"/>
                <w:sz w:val="28"/>
                <w:szCs w:val="28"/>
              </w:rPr>
              <w:t>參數</w:t>
            </w:r>
          </w:p>
        </w:tc>
        <w:tc>
          <w:tcPr>
            <w:tcW w:w="6664" w:type="dxa"/>
            <w:vAlign w:val="center"/>
          </w:tcPr>
          <w:p w14:paraId="22F1EB89" w14:textId="04C39F89" w:rsidR="001140CE" w:rsidRDefault="008C074E" w:rsidP="001140CE">
            <w:pPr>
              <w:pStyle w:val="1"/>
              <w:numPr>
                <w:ilvl w:val="0"/>
                <w:numId w:val="0"/>
              </w:numPr>
              <w:snapToGrid/>
              <w:rPr>
                <w:b w:val="0"/>
                <w:bCs w:val="0"/>
                <w:sz w:val="28"/>
                <w:szCs w:val="28"/>
              </w:rPr>
            </w:pPr>
            <w:r w:rsidRPr="008C074E">
              <w:rPr>
                <w:rFonts w:hint="eastAsia"/>
                <w:b w:val="0"/>
                <w:bCs w:val="0"/>
                <w:sz w:val="28"/>
                <w:szCs w:val="28"/>
              </w:rPr>
              <w:t>無</w:t>
            </w:r>
          </w:p>
        </w:tc>
      </w:tr>
      <w:tr w:rsidR="001140CE" w14:paraId="71026F96" w14:textId="77777777" w:rsidTr="004A2FDA">
        <w:trPr>
          <w:trHeight w:val="680"/>
        </w:trPr>
        <w:tc>
          <w:tcPr>
            <w:tcW w:w="3256" w:type="dxa"/>
            <w:vAlign w:val="center"/>
          </w:tcPr>
          <w:p w14:paraId="469CFA90" w14:textId="0314C9EA" w:rsidR="001140CE" w:rsidRDefault="001140CE" w:rsidP="001140CE">
            <w:pPr>
              <w:pStyle w:val="1"/>
              <w:numPr>
                <w:ilvl w:val="0"/>
                <w:numId w:val="0"/>
              </w:numPr>
              <w:snapToGrid/>
              <w:rPr>
                <w:b w:val="0"/>
                <w:bCs w:val="0"/>
                <w:sz w:val="28"/>
                <w:szCs w:val="28"/>
              </w:rPr>
            </w:pPr>
            <w:r>
              <w:rPr>
                <w:rFonts w:hint="eastAsia"/>
                <w:b w:val="0"/>
                <w:bCs w:val="0"/>
                <w:sz w:val="28"/>
                <w:szCs w:val="28"/>
              </w:rPr>
              <w:t>傳回值</w:t>
            </w:r>
          </w:p>
        </w:tc>
        <w:tc>
          <w:tcPr>
            <w:tcW w:w="6664" w:type="dxa"/>
            <w:vAlign w:val="center"/>
          </w:tcPr>
          <w:p w14:paraId="0F454F5E" w14:textId="066472E5" w:rsidR="001140CE" w:rsidRDefault="008C074E" w:rsidP="001140CE">
            <w:pPr>
              <w:pStyle w:val="1"/>
              <w:numPr>
                <w:ilvl w:val="0"/>
                <w:numId w:val="0"/>
              </w:numPr>
              <w:snapToGrid/>
              <w:rPr>
                <w:b w:val="0"/>
                <w:bCs w:val="0"/>
                <w:sz w:val="28"/>
                <w:szCs w:val="28"/>
              </w:rPr>
            </w:pPr>
            <w:r w:rsidRPr="008C074E">
              <w:rPr>
                <w:rFonts w:hint="eastAsia"/>
                <w:b w:val="0"/>
                <w:bCs w:val="0"/>
                <w:sz w:val="28"/>
                <w:szCs w:val="28"/>
              </w:rPr>
              <w:t>無</w:t>
            </w:r>
          </w:p>
        </w:tc>
      </w:tr>
      <w:tr w:rsidR="001140CE" w14:paraId="47053AF5" w14:textId="77777777" w:rsidTr="004A2FDA">
        <w:trPr>
          <w:trHeight w:val="680"/>
        </w:trPr>
        <w:tc>
          <w:tcPr>
            <w:tcW w:w="3256" w:type="dxa"/>
            <w:vAlign w:val="center"/>
          </w:tcPr>
          <w:p w14:paraId="1410C9D8" w14:textId="6BB9064B" w:rsidR="001140CE" w:rsidRDefault="001140CE" w:rsidP="001140CE">
            <w:pPr>
              <w:pStyle w:val="1"/>
              <w:numPr>
                <w:ilvl w:val="0"/>
                <w:numId w:val="0"/>
              </w:numPr>
              <w:snapToGrid/>
              <w:rPr>
                <w:b w:val="0"/>
                <w:bCs w:val="0"/>
                <w:sz w:val="28"/>
                <w:szCs w:val="28"/>
              </w:rPr>
            </w:pPr>
            <w:r>
              <w:rPr>
                <w:rFonts w:hint="eastAsia"/>
                <w:b w:val="0"/>
                <w:bCs w:val="0"/>
                <w:sz w:val="28"/>
                <w:szCs w:val="28"/>
              </w:rPr>
              <w:t>所屬類別</w:t>
            </w:r>
          </w:p>
        </w:tc>
        <w:tc>
          <w:tcPr>
            <w:tcW w:w="6664" w:type="dxa"/>
            <w:vAlign w:val="center"/>
          </w:tcPr>
          <w:p w14:paraId="631C12AC" w14:textId="1797BAF6" w:rsidR="001140CE" w:rsidRDefault="008C074E" w:rsidP="001140CE">
            <w:pPr>
              <w:pStyle w:val="1"/>
              <w:numPr>
                <w:ilvl w:val="0"/>
                <w:numId w:val="0"/>
              </w:numPr>
              <w:snapToGrid/>
              <w:rPr>
                <w:b w:val="0"/>
                <w:bCs w:val="0"/>
                <w:sz w:val="28"/>
                <w:szCs w:val="28"/>
              </w:rPr>
            </w:pPr>
            <w:r w:rsidRPr="008C074E">
              <w:rPr>
                <w:b w:val="0"/>
                <w:bCs w:val="0"/>
                <w:sz w:val="28"/>
                <w:szCs w:val="28"/>
              </w:rPr>
              <w:t>MPchart.class</w:t>
            </w:r>
          </w:p>
        </w:tc>
      </w:tr>
    </w:tbl>
    <w:p w14:paraId="54250F8C" w14:textId="4BCC02F0" w:rsidR="001140CE" w:rsidRDefault="001140CE" w:rsidP="001140CE">
      <w:pPr>
        <w:pStyle w:val="1"/>
        <w:numPr>
          <w:ilvl w:val="0"/>
          <w:numId w:val="0"/>
        </w:numPr>
        <w:snapToGrid/>
        <w:rPr>
          <w:b w:val="0"/>
          <w:bCs w:val="0"/>
          <w:sz w:val="28"/>
          <w:szCs w:val="28"/>
        </w:rPr>
      </w:pPr>
    </w:p>
    <w:p w14:paraId="6C998149" w14:textId="77777777" w:rsidR="004A2FDA" w:rsidRDefault="004A2FDA" w:rsidP="001140CE">
      <w:pPr>
        <w:pStyle w:val="1"/>
        <w:numPr>
          <w:ilvl w:val="0"/>
          <w:numId w:val="0"/>
        </w:numPr>
        <w:snapToGrid/>
        <w:rPr>
          <w:b w:val="0"/>
          <w:bCs w:val="0"/>
          <w:sz w:val="28"/>
          <w:szCs w:val="28"/>
        </w:rPr>
      </w:pPr>
    </w:p>
    <w:tbl>
      <w:tblPr>
        <w:tblStyle w:val="a9"/>
        <w:tblW w:w="0" w:type="auto"/>
        <w:tblLook w:val="04A0" w:firstRow="1" w:lastRow="0" w:firstColumn="1" w:lastColumn="0" w:noHBand="0" w:noVBand="1"/>
      </w:tblPr>
      <w:tblGrid>
        <w:gridCol w:w="3256"/>
        <w:gridCol w:w="6664"/>
      </w:tblGrid>
      <w:tr w:rsidR="004A2FDA" w14:paraId="4434996E" w14:textId="77777777" w:rsidTr="001977C0">
        <w:trPr>
          <w:trHeight w:val="680"/>
        </w:trPr>
        <w:tc>
          <w:tcPr>
            <w:tcW w:w="9920" w:type="dxa"/>
            <w:gridSpan w:val="2"/>
            <w:shd w:val="clear" w:color="auto" w:fill="E2EFD9" w:themeFill="accent6" w:themeFillTint="33"/>
            <w:vAlign w:val="center"/>
          </w:tcPr>
          <w:p w14:paraId="34D400EF" w14:textId="5B541E47" w:rsidR="004A2FDA" w:rsidRDefault="00270425" w:rsidP="001977C0">
            <w:pPr>
              <w:pStyle w:val="1"/>
              <w:numPr>
                <w:ilvl w:val="0"/>
                <w:numId w:val="0"/>
              </w:numPr>
              <w:snapToGrid/>
              <w:rPr>
                <w:b w:val="0"/>
                <w:bCs w:val="0"/>
                <w:sz w:val="28"/>
                <w:szCs w:val="28"/>
              </w:rPr>
            </w:pPr>
            <w:r w:rsidRPr="00270425">
              <w:rPr>
                <w:b w:val="0"/>
                <w:bCs w:val="0"/>
                <w:sz w:val="28"/>
                <w:szCs w:val="28"/>
              </w:rPr>
              <w:t>SQL</w:t>
            </w:r>
          </w:p>
        </w:tc>
      </w:tr>
      <w:tr w:rsidR="004A2FDA" w14:paraId="7C175248" w14:textId="77777777" w:rsidTr="004A2FDA">
        <w:trPr>
          <w:trHeight w:val="680"/>
        </w:trPr>
        <w:tc>
          <w:tcPr>
            <w:tcW w:w="3256" w:type="dxa"/>
            <w:vAlign w:val="center"/>
          </w:tcPr>
          <w:p w14:paraId="30EEEB2D" w14:textId="77777777" w:rsidR="004A2FDA" w:rsidRDefault="004A2FDA" w:rsidP="001977C0">
            <w:pPr>
              <w:pStyle w:val="1"/>
              <w:numPr>
                <w:ilvl w:val="0"/>
                <w:numId w:val="0"/>
              </w:numPr>
              <w:snapToGrid/>
              <w:rPr>
                <w:b w:val="0"/>
                <w:bCs w:val="0"/>
                <w:sz w:val="28"/>
                <w:szCs w:val="28"/>
              </w:rPr>
            </w:pPr>
            <w:r>
              <w:rPr>
                <w:rFonts w:hint="eastAsia"/>
                <w:b w:val="0"/>
                <w:bCs w:val="0"/>
                <w:sz w:val="28"/>
                <w:szCs w:val="28"/>
              </w:rPr>
              <w:t>用途</w:t>
            </w:r>
          </w:p>
        </w:tc>
        <w:tc>
          <w:tcPr>
            <w:tcW w:w="6664" w:type="dxa"/>
            <w:vAlign w:val="center"/>
          </w:tcPr>
          <w:p w14:paraId="58C0EB7F" w14:textId="45710DFB" w:rsidR="004A2FDA" w:rsidRDefault="008C074E" w:rsidP="001977C0">
            <w:pPr>
              <w:pStyle w:val="1"/>
              <w:numPr>
                <w:ilvl w:val="0"/>
                <w:numId w:val="0"/>
              </w:numPr>
              <w:snapToGrid/>
              <w:rPr>
                <w:b w:val="0"/>
                <w:bCs w:val="0"/>
                <w:sz w:val="28"/>
                <w:szCs w:val="28"/>
              </w:rPr>
            </w:pPr>
            <w:r w:rsidRPr="008C074E">
              <w:rPr>
                <w:rFonts w:hint="eastAsia"/>
                <w:b w:val="0"/>
                <w:bCs w:val="0"/>
                <w:sz w:val="28"/>
                <w:szCs w:val="28"/>
              </w:rPr>
              <w:t>資料庫</w:t>
            </w:r>
          </w:p>
        </w:tc>
      </w:tr>
      <w:tr w:rsidR="004A2FDA" w14:paraId="2D520F32" w14:textId="77777777" w:rsidTr="004A2FDA">
        <w:trPr>
          <w:trHeight w:val="680"/>
        </w:trPr>
        <w:tc>
          <w:tcPr>
            <w:tcW w:w="3256" w:type="dxa"/>
            <w:vAlign w:val="center"/>
          </w:tcPr>
          <w:p w14:paraId="25BC8A9F" w14:textId="77777777" w:rsidR="004A2FDA" w:rsidRDefault="004A2FDA" w:rsidP="001977C0">
            <w:pPr>
              <w:pStyle w:val="1"/>
              <w:numPr>
                <w:ilvl w:val="0"/>
                <w:numId w:val="0"/>
              </w:numPr>
              <w:snapToGrid/>
              <w:rPr>
                <w:b w:val="0"/>
                <w:bCs w:val="0"/>
                <w:sz w:val="28"/>
                <w:szCs w:val="28"/>
              </w:rPr>
            </w:pPr>
            <w:r>
              <w:rPr>
                <w:rFonts w:hint="eastAsia"/>
                <w:b w:val="0"/>
                <w:bCs w:val="0"/>
                <w:sz w:val="28"/>
                <w:szCs w:val="28"/>
              </w:rPr>
              <w:t>參數</w:t>
            </w:r>
          </w:p>
        </w:tc>
        <w:tc>
          <w:tcPr>
            <w:tcW w:w="6664" w:type="dxa"/>
            <w:vAlign w:val="center"/>
          </w:tcPr>
          <w:p w14:paraId="4D1EAFFB" w14:textId="6514BCE7" w:rsidR="004A2FDA" w:rsidRDefault="008C074E" w:rsidP="001977C0">
            <w:pPr>
              <w:pStyle w:val="1"/>
              <w:numPr>
                <w:ilvl w:val="0"/>
                <w:numId w:val="0"/>
              </w:numPr>
              <w:snapToGrid/>
              <w:rPr>
                <w:b w:val="0"/>
                <w:bCs w:val="0"/>
                <w:sz w:val="28"/>
                <w:szCs w:val="28"/>
              </w:rPr>
            </w:pPr>
            <w:r w:rsidRPr="008C074E">
              <w:rPr>
                <w:rFonts w:hint="eastAsia"/>
                <w:b w:val="0"/>
                <w:bCs w:val="0"/>
                <w:sz w:val="28"/>
                <w:szCs w:val="28"/>
              </w:rPr>
              <w:t>無</w:t>
            </w:r>
          </w:p>
        </w:tc>
      </w:tr>
      <w:tr w:rsidR="004A2FDA" w14:paraId="3F1FBBB5" w14:textId="77777777" w:rsidTr="004A2FDA">
        <w:trPr>
          <w:trHeight w:val="680"/>
        </w:trPr>
        <w:tc>
          <w:tcPr>
            <w:tcW w:w="3256" w:type="dxa"/>
            <w:vAlign w:val="center"/>
          </w:tcPr>
          <w:p w14:paraId="401DB0EE" w14:textId="77777777" w:rsidR="004A2FDA" w:rsidRDefault="004A2FDA" w:rsidP="001977C0">
            <w:pPr>
              <w:pStyle w:val="1"/>
              <w:numPr>
                <w:ilvl w:val="0"/>
                <w:numId w:val="0"/>
              </w:numPr>
              <w:snapToGrid/>
              <w:rPr>
                <w:b w:val="0"/>
                <w:bCs w:val="0"/>
                <w:sz w:val="28"/>
                <w:szCs w:val="28"/>
              </w:rPr>
            </w:pPr>
            <w:r>
              <w:rPr>
                <w:rFonts w:hint="eastAsia"/>
                <w:b w:val="0"/>
                <w:bCs w:val="0"/>
                <w:sz w:val="28"/>
                <w:szCs w:val="28"/>
              </w:rPr>
              <w:t>傳回值</w:t>
            </w:r>
          </w:p>
        </w:tc>
        <w:tc>
          <w:tcPr>
            <w:tcW w:w="6664" w:type="dxa"/>
            <w:vAlign w:val="center"/>
          </w:tcPr>
          <w:p w14:paraId="4E19640A" w14:textId="554F9CFE" w:rsidR="004A2FDA" w:rsidRDefault="008C074E" w:rsidP="001977C0">
            <w:pPr>
              <w:pStyle w:val="1"/>
              <w:numPr>
                <w:ilvl w:val="0"/>
                <w:numId w:val="0"/>
              </w:numPr>
              <w:snapToGrid/>
              <w:rPr>
                <w:b w:val="0"/>
                <w:bCs w:val="0"/>
                <w:sz w:val="28"/>
                <w:szCs w:val="28"/>
              </w:rPr>
            </w:pPr>
            <w:r w:rsidRPr="008C074E">
              <w:rPr>
                <w:rFonts w:hint="eastAsia"/>
                <w:b w:val="0"/>
                <w:bCs w:val="0"/>
                <w:sz w:val="28"/>
                <w:szCs w:val="28"/>
              </w:rPr>
              <w:t>無</w:t>
            </w:r>
          </w:p>
        </w:tc>
      </w:tr>
      <w:tr w:rsidR="004A2FDA" w14:paraId="6AB0AD7D" w14:textId="77777777" w:rsidTr="004A2FDA">
        <w:trPr>
          <w:trHeight w:val="680"/>
        </w:trPr>
        <w:tc>
          <w:tcPr>
            <w:tcW w:w="3256" w:type="dxa"/>
            <w:vAlign w:val="center"/>
          </w:tcPr>
          <w:p w14:paraId="3F70F40F" w14:textId="77777777" w:rsidR="004A2FDA" w:rsidRDefault="004A2FDA" w:rsidP="001977C0">
            <w:pPr>
              <w:pStyle w:val="1"/>
              <w:numPr>
                <w:ilvl w:val="0"/>
                <w:numId w:val="0"/>
              </w:numPr>
              <w:snapToGrid/>
              <w:rPr>
                <w:b w:val="0"/>
                <w:bCs w:val="0"/>
                <w:sz w:val="28"/>
                <w:szCs w:val="28"/>
              </w:rPr>
            </w:pPr>
            <w:r>
              <w:rPr>
                <w:rFonts w:hint="eastAsia"/>
                <w:b w:val="0"/>
                <w:bCs w:val="0"/>
                <w:sz w:val="28"/>
                <w:szCs w:val="28"/>
              </w:rPr>
              <w:t>所屬類別</w:t>
            </w:r>
          </w:p>
        </w:tc>
        <w:tc>
          <w:tcPr>
            <w:tcW w:w="6664" w:type="dxa"/>
            <w:vAlign w:val="center"/>
          </w:tcPr>
          <w:p w14:paraId="6B4FAD1A" w14:textId="07261BC6" w:rsidR="004A2FDA" w:rsidRDefault="008C074E" w:rsidP="001977C0">
            <w:pPr>
              <w:pStyle w:val="1"/>
              <w:numPr>
                <w:ilvl w:val="0"/>
                <w:numId w:val="0"/>
              </w:numPr>
              <w:snapToGrid/>
              <w:rPr>
                <w:b w:val="0"/>
                <w:bCs w:val="0"/>
                <w:sz w:val="28"/>
                <w:szCs w:val="28"/>
              </w:rPr>
            </w:pPr>
            <w:r w:rsidRPr="008C074E">
              <w:rPr>
                <w:b w:val="0"/>
                <w:bCs w:val="0"/>
                <w:sz w:val="28"/>
                <w:szCs w:val="28"/>
              </w:rPr>
              <w:t>SQLite.class</w:t>
            </w:r>
          </w:p>
        </w:tc>
      </w:tr>
    </w:tbl>
    <w:p w14:paraId="7A735014" w14:textId="5801AE07" w:rsidR="004A2FDA" w:rsidRDefault="004A2FDA" w:rsidP="001140CE">
      <w:pPr>
        <w:pStyle w:val="1"/>
        <w:numPr>
          <w:ilvl w:val="0"/>
          <w:numId w:val="0"/>
        </w:numPr>
        <w:snapToGrid/>
        <w:rPr>
          <w:b w:val="0"/>
          <w:bCs w:val="0"/>
          <w:sz w:val="28"/>
          <w:szCs w:val="28"/>
        </w:rPr>
      </w:pPr>
    </w:p>
    <w:p w14:paraId="537E1A95" w14:textId="77777777" w:rsidR="004A2FDA" w:rsidRDefault="004A2FDA" w:rsidP="001140CE">
      <w:pPr>
        <w:pStyle w:val="1"/>
        <w:numPr>
          <w:ilvl w:val="0"/>
          <w:numId w:val="0"/>
        </w:numPr>
        <w:snapToGrid/>
        <w:rPr>
          <w:b w:val="0"/>
          <w:bCs w:val="0"/>
          <w:sz w:val="28"/>
          <w:szCs w:val="28"/>
        </w:rPr>
      </w:pPr>
    </w:p>
    <w:tbl>
      <w:tblPr>
        <w:tblStyle w:val="a9"/>
        <w:tblW w:w="0" w:type="auto"/>
        <w:tblLook w:val="04A0" w:firstRow="1" w:lastRow="0" w:firstColumn="1" w:lastColumn="0" w:noHBand="0" w:noVBand="1"/>
      </w:tblPr>
      <w:tblGrid>
        <w:gridCol w:w="3256"/>
        <w:gridCol w:w="6664"/>
      </w:tblGrid>
      <w:tr w:rsidR="004A2FDA" w14:paraId="27CCB734" w14:textId="77777777" w:rsidTr="001977C0">
        <w:trPr>
          <w:trHeight w:val="680"/>
        </w:trPr>
        <w:tc>
          <w:tcPr>
            <w:tcW w:w="9920" w:type="dxa"/>
            <w:gridSpan w:val="2"/>
            <w:shd w:val="clear" w:color="auto" w:fill="E2EFD9" w:themeFill="accent6" w:themeFillTint="33"/>
            <w:vAlign w:val="center"/>
          </w:tcPr>
          <w:p w14:paraId="54ADBA30" w14:textId="48F8FA40" w:rsidR="004A2FDA" w:rsidRDefault="00270425" w:rsidP="001977C0">
            <w:pPr>
              <w:pStyle w:val="1"/>
              <w:numPr>
                <w:ilvl w:val="0"/>
                <w:numId w:val="0"/>
              </w:numPr>
              <w:snapToGrid/>
              <w:rPr>
                <w:b w:val="0"/>
                <w:bCs w:val="0"/>
                <w:sz w:val="28"/>
                <w:szCs w:val="28"/>
              </w:rPr>
            </w:pPr>
            <w:r w:rsidRPr="00270425">
              <w:rPr>
                <w:b w:val="0"/>
                <w:bCs w:val="0"/>
                <w:sz w:val="28"/>
                <w:szCs w:val="28"/>
              </w:rPr>
              <w:t>Sensor</w:t>
            </w:r>
          </w:p>
        </w:tc>
      </w:tr>
      <w:tr w:rsidR="004A2FDA" w14:paraId="62B52C38" w14:textId="77777777" w:rsidTr="004A2FDA">
        <w:trPr>
          <w:trHeight w:val="680"/>
        </w:trPr>
        <w:tc>
          <w:tcPr>
            <w:tcW w:w="3256" w:type="dxa"/>
            <w:vAlign w:val="center"/>
          </w:tcPr>
          <w:p w14:paraId="739D11B7" w14:textId="77777777" w:rsidR="004A2FDA" w:rsidRDefault="004A2FDA" w:rsidP="001977C0">
            <w:pPr>
              <w:pStyle w:val="1"/>
              <w:numPr>
                <w:ilvl w:val="0"/>
                <w:numId w:val="0"/>
              </w:numPr>
              <w:snapToGrid/>
              <w:rPr>
                <w:b w:val="0"/>
                <w:bCs w:val="0"/>
                <w:sz w:val="28"/>
                <w:szCs w:val="28"/>
              </w:rPr>
            </w:pPr>
            <w:r>
              <w:rPr>
                <w:rFonts w:hint="eastAsia"/>
                <w:b w:val="0"/>
                <w:bCs w:val="0"/>
                <w:sz w:val="28"/>
                <w:szCs w:val="28"/>
              </w:rPr>
              <w:t>用途</w:t>
            </w:r>
          </w:p>
        </w:tc>
        <w:tc>
          <w:tcPr>
            <w:tcW w:w="6664" w:type="dxa"/>
            <w:vAlign w:val="center"/>
          </w:tcPr>
          <w:p w14:paraId="6BBD92C9" w14:textId="5ED604FC" w:rsidR="004A2FDA" w:rsidRDefault="008C074E" w:rsidP="001977C0">
            <w:pPr>
              <w:pStyle w:val="1"/>
              <w:numPr>
                <w:ilvl w:val="0"/>
                <w:numId w:val="0"/>
              </w:numPr>
              <w:snapToGrid/>
              <w:rPr>
                <w:b w:val="0"/>
                <w:bCs w:val="0"/>
                <w:sz w:val="28"/>
                <w:szCs w:val="28"/>
              </w:rPr>
            </w:pPr>
            <w:r w:rsidRPr="008C074E">
              <w:rPr>
                <w:rFonts w:hint="eastAsia"/>
                <w:b w:val="0"/>
                <w:bCs w:val="0"/>
                <w:sz w:val="28"/>
                <w:szCs w:val="28"/>
              </w:rPr>
              <w:t>陀螺儀傳感器</w:t>
            </w:r>
          </w:p>
        </w:tc>
      </w:tr>
      <w:tr w:rsidR="004A2FDA" w14:paraId="641983B6" w14:textId="77777777" w:rsidTr="004A2FDA">
        <w:trPr>
          <w:trHeight w:val="680"/>
        </w:trPr>
        <w:tc>
          <w:tcPr>
            <w:tcW w:w="3256" w:type="dxa"/>
            <w:vAlign w:val="center"/>
          </w:tcPr>
          <w:p w14:paraId="5B6E3C48" w14:textId="77777777" w:rsidR="004A2FDA" w:rsidRDefault="004A2FDA" w:rsidP="001977C0">
            <w:pPr>
              <w:pStyle w:val="1"/>
              <w:numPr>
                <w:ilvl w:val="0"/>
                <w:numId w:val="0"/>
              </w:numPr>
              <w:snapToGrid/>
              <w:rPr>
                <w:b w:val="0"/>
                <w:bCs w:val="0"/>
                <w:sz w:val="28"/>
                <w:szCs w:val="28"/>
              </w:rPr>
            </w:pPr>
            <w:r>
              <w:rPr>
                <w:rFonts w:hint="eastAsia"/>
                <w:b w:val="0"/>
                <w:bCs w:val="0"/>
                <w:sz w:val="28"/>
                <w:szCs w:val="28"/>
              </w:rPr>
              <w:t>參數</w:t>
            </w:r>
          </w:p>
        </w:tc>
        <w:tc>
          <w:tcPr>
            <w:tcW w:w="6664" w:type="dxa"/>
            <w:vAlign w:val="center"/>
          </w:tcPr>
          <w:p w14:paraId="2F0B6B20" w14:textId="21EAAD66" w:rsidR="004A2FDA" w:rsidRDefault="008C074E" w:rsidP="001977C0">
            <w:pPr>
              <w:pStyle w:val="1"/>
              <w:numPr>
                <w:ilvl w:val="0"/>
                <w:numId w:val="0"/>
              </w:numPr>
              <w:snapToGrid/>
              <w:rPr>
                <w:b w:val="0"/>
                <w:bCs w:val="0"/>
                <w:sz w:val="28"/>
                <w:szCs w:val="28"/>
              </w:rPr>
            </w:pPr>
            <w:r w:rsidRPr="008C074E">
              <w:rPr>
                <w:rFonts w:hint="eastAsia"/>
                <w:b w:val="0"/>
                <w:bCs w:val="0"/>
                <w:sz w:val="28"/>
                <w:szCs w:val="28"/>
              </w:rPr>
              <w:t>傳感器角速度</w:t>
            </w:r>
          </w:p>
        </w:tc>
      </w:tr>
      <w:tr w:rsidR="004A2FDA" w14:paraId="5B43A7E5" w14:textId="77777777" w:rsidTr="004A2FDA">
        <w:trPr>
          <w:trHeight w:val="680"/>
        </w:trPr>
        <w:tc>
          <w:tcPr>
            <w:tcW w:w="3256" w:type="dxa"/>
            <w:vAlign w:val="center"/>
          </w:tcPr>
          <w:p w14:paraId="41DEDC32" w14:textId="77777777" w:rsidR="004A2FDA" w:rsidRDefault="004A2FDA" w:rsidP="001977C0">
            <w:pPr>
              <w:pStyle w:val="1"/>
              <w:numPr>
                <w:ilvl w:val="0"/>
                <w:numId w:val="0"/>
              </w:numPr>
              <w:snapToGrid/>
              <w:rPr>
                <w:b w:val="0"/>
                <w:bCs w:val="0"/>
                <w:sz w:val="28"/>
                <w:szCs w:val="28"/>
              </w:rPr>
            </w:pPr>
            <w:r>
              <w:rPr>
                <w:rFonts w:hint="eastAsia"/>
                <w:b w:val="0"/>
                <w:bCs w:val="0"/>
                <w:sz w:val="28"/>
                <w:szCs w:val="28"/>
              </w:rPr>
              <w:t>傳回值</w:t>
            </w:r>
          </w:p>
        </w:tc>
        <w:tc>
          <w:tcPr>
            <w:tcW w:w="6664" w:type="dxa"/>
            <w:vAlign w:val="center"/>
          </w:tcPr>
          <w:p w14:paraId="1DB24667" w14:textId="0ED4C55D" w:rsidR="004A2FDA" w:rsidRDefault="008C074E" w:rsidP="001977C0">
            <w:pPr>
              <w:pStyle w:val="1"/>
              <w:numPr>
                <w:ilvl w:val="0"/>
                <w:numId w:val="0"/>
              </w:numPr>
              <w:snapToGrid/>
              <w:rPr>
                <w:b w:val="0"/>
                <w:bCs w:val="0"/>
                <w:sz w:val="28"/>
                <w:szCs w:val="28"/>
              </w:rPr>
            </w:pPr>
            <w:r w:rsidRPr="008C074E">
              <w:rPr>
                <w:rFonts w:hint="eastAsia"/>
                <w:b w:val="0"/>
                <w:bCs w:val="0"/>
                <w:sz w:val="28"/>
                <w:szCs w:val="28"/>
              </w:rPr>
              <w:t>角度值</w:t>
            </w:r>
          </w:p>
        </w:tc>
      </w:tr>
      <w:tr w:rsidR="004A2FDA" w14:paraId="04F52653" w14:textId="77777777" w:rsidTr="004A2FDA">
        <w:trPr>
          <w:trHeight w:val="680"/>
        </w:trPr>
        <w:tc>
          <w:tcPr>
            <w:tcW w:w="3256" w:type="dxa"/>
            <w:vAlign w:val="center"/>
          </w:tcPr>
          <w:p w14:paraId="4D8CEB29" w14:textId="77777777" w:rsidR="004A2FDA" w:rsidRDefault="004A2FDA" w:rsidP="001977C0">
            <w:pPr>
              <w:pStyle w:val="1"/>
              <w:numPr>
                <w:ilvl w:val="0"/>
                <w:numId w:val="0"/>
              </w:numPr>
              <w:snapToGrid/>
              <w:rPr>
                <w:b w:val="0"/>
                <w:bCs w:val="0"/>
                <w:sz w:val="28"/>
                <w:szCs w:val="28"/>
              </w:rPr>
            </w:pPr>
            <w:r>
              <w:rPr>
                <w:rFonts w:hint="eastAsia"/>
                <w:b w:val="0"/>
                <w:bCs w:val="0"/>
                <w:sz w:val="28"/>
                <w:szCs w:val="28"/>
              </w:rPr>
              <w:t>所屬類別</w:t>
            </w:r>
          </w:p>
        </w:tc>
        <w:tc>
          <w:tcPr>
            <w:tcW w:w="6664" w:type="dxa"/>
            <w:vAlign w:val="center"/>
          </w:tcPr>
          <w:p w14:paraId="32265E1C" w14:textId="4EAD87F9" w:rsidR="004A2FDA" w:rsidRDefault="008C074E" w:rsidP="001977C0">
            <w:pPr>
              <w:pStyle w:val="1"/>
              <w:numPr>
                <w:ilvl w:val="0"/>
                <w:numId w:val="0"/>
              </w:numPr>
              <w:snapToGrid/>
              <w:rPr>
                <w:b w:val="0"/>
                <w:bCs w:val="0"/>
                <w:sz w:val="28"/>
                <w:szCs w:val="28"/>
              </w:rPr>
            </w:pPr>
            <w:r w:rsidRPr="008C074E">
              <w:rPr>
                <w:b w:val="0"/>
                <w:bCs w:val="0"/>
                <w:sz w:val="28"/>
                <w:szCs w:val="28"/>
              </w:rPr>
              <w:t>SQLite.class</w:t>
            </w:r>
          </w:p>
        </w:tc>
      </w:tr>
    </w:tbl>
    <w:p w14:paraId="6E3DD1FD" w14:textId="77777777" w:rsidR="004A2FDA" w:rsidRPr="001140CE" w:rsidRDefault="004A2FDA" w:rsidP="001140CE">
      <w:pPr>
        <w:pStyle w:val="1"/>
        <w:numPr>
          <w:ilvl w:val="0"/>
          <w:numId w:val="0"/>
        </w:numPr>
        <w:snapToGrid/>
        <w:rPr>
          <w:b w:val="0"/>
          <w:bCs w:val="0"/>
          <w:sz w:val="28"/>
          <w:szCs w:val="28"/>
        </w:rPr>
      </w:pPr>
    </w:p>
    <w:p w14:paraId="1F81B49C" w14:textId="77777777" w:rsidR="001140CE" w:rsidRPr="00C87602" w:rsidRDefault="001140CE" w:rsidP="001140CE">
      <w:pPr>
        <w:pStyle w:val="1"/>
        <w:numPr>
          <w:ilvl w:val="0"/>
          <w:numId w:val="0"/>
        </w:numPr>
        <w:snapToGrid/>
        <w:jc w:val="left"/>
        <w:rPr>
          <w:szCs w:val="40"/>
        </w:rPr>
      </w:pPr>
    </w:p>
    <w:p w14:paraId="5279D06C" w14:textId="5EF63279" w:rsidR="00826D19" w:rsidRDefault="004A2FDA" w:rsidP="004A2FDA">
      <w:pPr>
        <w:pStyle w:val="1"/>
        <w:numPr>
          <w:ilvl w:val="0"/>
          <w:numId w:val="0"/>
        </w:numPr>
        <w:snapToGrid/>
        <w:rPr>
          <w:b w:val="0"/>
          <w:bCs w:val="0"/>
          <w:sz w:val="28"/>
          <w:szCs w:val="28"/>
        </w:rPr>
      </w:pPr>
      <w:r w:rsidRPr="004A2FDA">
        <w:rPr>
          <w:b w:val="0"/>
          <w:bCs w:val="0"/>
          <w:sz w:val="28"/>
          <w:szCs w:val="28"/>
        </w:rPr>
        <w:lastRenderedPageBreak/>
        <w:t>表</w:t>
      </w:r>
      <w:r w:rsidRPr="004A2FDA">
        <w:rPr>
          <w:b w:val="0"/>
          <w:bCs w:val="0"/>
          <w:sz w:val="28"/>
          <w:szCs w:val="28"/>
        </w:rPr>
        <w:t xml:space="preserve"> 9-2-2 </w:t>
      </w:r>
      <w:r w:rsidRPr="004A2FDA">
        <w:rPr>
          <w:b w:val="0"/>
          <w:bCs w:val="0"/>
          <w:sz w:val="28"/>
          <w:szCs w:val="28"/>
        </w:rPr>
        <w:t>程式碼</w:t>
      </w:r>
    </w:p>
    <w:tbl>
      <w:tblPr>
        <w:tblStyle w:val="a9"/>
        <w:tblW w:w="0" w:type="auto"/>
        <w:tblLook w:val="04A0" w:firstRow="1" w:lastRow="0" w:firstColumn="1" w:lastColumn="0" w:noHBand="0" w:noVBand="1"/>
      </w:tblPr>
      <w:tblGrid>
        <w:gridCol w:w="10194"/>
      </w:tblGrid>
      <w:tr w:rsidR="004A2FDA" w14:paraId="787104D8" w14:textId="77777777" w:rsidTr="004A2FDA">
        <w:trPr>
          <w:trHeight w:val="567"/>
        </w:trPr>
        <w:tc>
          <w:tcPr>
            <w:tcW w:w="10194" w:type="dxa"/>
            <w:shd w:val="clear" w:color="auto" w:fill="E2EFD9" w:themeFill="accent6" w:themeFillTint="33"/>
            <w:vAlign w:val="center"/>
          </w:tcPr>
          <w:p w14:paraId="5A93F028" w14:textId="30783F2C" w:rsidR="004A2FDA" w:rsidRDefault="00AA75BC" w:rsidP="004A2FDA">
            <w:pPr>
              <w:pStyle w:val="1"/>
              <w:numPr>
                <w:ilvl w:val="0"/>
                <w:numId w:val="0"/>
              </w:numPr>
              <w:snapToGrid/>
              <w:rPr>
                <w:b w:val="0"/>
                <w:bCs w:val="0"/>
                <w:sz w:val="28"/>
                <w:szCs w:val="28"/>
              </w:rPr>
            </w:pPr>
            <w:r>
              <w:rPr>
                <w:rFonts w:hint="eastAsia"/>
                <w:b w:val="0"/>
                <w:bCs w:val="0"/>
                <w:sz w:val="28"/>
                <w:szCs w:val="28"/>
              </w:rPr>
              <w:t>M</w:t>
            </w:r>
            <w:r>
              <w:rPr>
                <w:b w:val="0"/>
                <w:bCs w:val="0"/>
                <w:sz w:val="28"/>
                <w:szCs w:val="28"/>
              </w:rPr>
              <w:t>ain</w:t>
            </w:r>
          </w:p>
        </w:tc>
      </w:tr>
      <w:tr w:rsidR="004A2FDA" w14:paraId="34B5D1AE" w14:textId="77777777" w:rsidTr="004A2FDA">
        <w:tc>
          <w:tcPr>
            <w:tcW w:w="10194" w:type="dxa"/>
            <w:vAlign w:val="center"/>
          </w:tcPr>
          <w:p w14:paraId="4B49A307"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package com.example.axix;</w:t>
            </w:r>
          </w:p>
          <w:p w14:paraId="630017B0" w14:textId="77777777" w:rsidR="00207390" w:rsidRPr="00207390" w:rsidRDefault="00207390" w:rsidP="00207390">
            <w:pPr>
              <w:pStyle w:val="1"/>
              <w:numPr>
                <w:ilvl w:val="0"/>
                <w:numId w:val="0"/>
              </w:numPr>
              <w:ind w:left="-1965"/>
              <w:jc w:val="left"/>
              <w:rPr>
                <w:b w:val="0"/>
                <w:bCs w:val="0"/>
                <w:sz w:val="28"/>
                <w:szCs w:val="28"/>
              </w:rPr>
            </w:pPr>
          </w:p>
          <w:p w14:paraId="1599941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androidx.appcompat.app.AlertDialog;</w:t>
            </w:r>
          </w:p>
          <w:p w14:paraId="3FD3892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androidx.appcompat.app.AppCompatActivity;</w:t>
            </w:r>
          </w:p>
          <w:p w14:paraId="31408F1B" w14:textId="77777777" w:rsidR="00207390" w:rsidRPr="00207390" w:rsidRDefault="00207390" w:rsidP="00207390">
            <w:pPr>
              <w:pStyle w:val="1"/>
              <w:numPr>
                <w:ilvl w:val="0"/>
                <w:numId w:val="0"/>
              </w:numPr>
              <w:jc w:val="left"/>
              <w:rPr>
                <w:b w:val="0"/>
                <w:bCs w:val="0"/>
                <w:sz w:val="28"/>
                <w:szCs w:val="28"/>
              </w:rPr>
            </w:pPr>
          </w:p>
          <w:p w14:paraId="14BEC9AA"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android.content.Context;</w:t>
            </w:r>
          </w:p>
          <w:p w14:paraId="764B43D7"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android.content.Intent;;</w:t>
            </w:r>
          </w:p>
          <w:p w14:paraId="40767B1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android.database.Cursor;</w:t>
            </w:r>
          </w:p>
          <w:p w14:paraId="1C5C7E5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android.graphics.Color;</w:t>
            </w:r>
          </w:p>
          <w:p w14:paraId="2368964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android.os.Bundle;</w:t>
            </w:r>
          </w:p>
          <w:p w14:paraId="7E5A9349"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android.os.Vibrator;</w:t>
            </w:r>
          </w:p>
          <w:p w14:paraId="73D141C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android.view.View;</w:t>
            </w:r>
          </w:p>
          <w:p w14:paraId="3DD4EBEC"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android.widget.Button;</w:t>
            </w:r>
          </w:p>
          <w:p w14:paraId="2C6B8FF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android.widget.EditText;</w:t>
            </w:r>
          </w:p>
          <w:p w14:paraId="357F627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android.widget.TextView;</w:t>
            </w:r>
          </w:p>
          <w:p w14:paraId="72F0E6E9"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android.widget.Toast;</w:t>
            </w:r>
          </w:p>
          <w:p w14:paraId="1ED772A1" w14:textId="77777777" w:rsidR="00207390" w:rsidRPr="00207390" w:rsidRDefault="00207390" w:rsidP="00207390">
            <w:pPr>
              <w:pStyle w:val="1"/>
              <w:numPr>
                <w:ilvl w:val="0"/>
                <w:numId w:val="0"/>
              </w:numPr>
              <w:jc w:val="left"/>
              <w:rPr>
                <w:b w:val="0"/>
                <w:bCs w:val="0"/>
                <w:sz w:val="28"/>
                <w:szCs w:val="28"/>
              </w:rPr>
            </w:pPr>
          </w:p>
          <w:p w14:paraId="4A55593D"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com.github.mikephil.charting.charts.LineChart;</w:t>
            </w:r>
          </w:p>
          <w:p w14:paraId="474D4F54" w14:textId="77777777" w:rsidR="00207390" w:rsidRPr="00207390" w:rsidRDefault="00207390" w:rsidP="00207390">
            <w:pPr>
              <w:pStyle w:val="1"/>
              <w:numPr>
                <w:ilvl w:val="0"/>
                <w:numId w:val="0"/>
              </w:numPr>
              <w:jc w:val="left"/>
              <w:rPr>
                <w:b w:val="0"/>
                <w:bCs w:val="0"/>
                <w:sz w:val="28"/>
                <w:szCs w:val="28"/>
              </w:rPr>
            </w:pPr>
          </w:p>
          <w:p w14:paraId="7BE91F0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java.util.ArrayList;</w:t>
            </w:r>
          </w:p>
          <w:p w14:paraId="3957733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import java.util.List;</w:t>
            </w:r>
          </w:p>
          <w:p w14:paraId="6AEC80AA" w14:textId="77777777" w:rsidR="00207390" w:rsidRPr="00207390" w:rsidRDefault="00207390" w:rsidP="00207390">
            <w:pPr>
              <w:pStyle w:val="1"/>
              <w:numPr>
                <w:ilvl w:val="0"/>
                <w:numId w:val="0"/>
              </w:numPr>
              <w:jc w:val="left"/>
              <w:rPr>
                <w:b w:val="0"/>
                <w:bCs w:val="0"/>
                <w:sz w:val="28"/>
                <w:szCs w:val="28"/>
              </w:rPr>
            </w:pPr>
          </w:p>
          <w:p w14:paraId="0E10D89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public class MainActivity extends AppCompatActivity {</w:t>
            </w:r>
          </w:p>
          <w:p w14:paraId="3752FDBD" w14:textId="77777777" w:rsidR="00207390" w:rsidRPr="00207390" w:rsidRDefault="00207390" w:rsidP="00207390">
            <w:pPr>
              <w:pStyle w:val="1"/>
              <w:numPr>
                <w:ilvl w:val="0"/>
                <w:numId w:val="0"/>
              </w:numPr>
              <w:jc w:val="left"/>
              <w:rPr>
                <w:b w:val="0"/>
                <w:bCs w:val="0"/>
                <w:sz w:val="28"/>
                <w:szCs w:val="28"/>
              </w:rPr>
            </w:pPr>
          </w:p>
          <w:p w14:paraId="05DD1B6C"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public Button btnfirsttry, btntest, btnview, howto, view, view1;</w:t>
            </w:r>
          </w:p>
          <w:p w14:paraId="0E71B6F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public TextView bigax, tbigax;</w:t>
            </w:r>
          </w:p>
          <w:p w14:paraId="3B849BBD"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public EditText timesset;</w:t>
            </w:r>
          </w:p>
          <w:p w14:paraId="6957671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SaveAngle SA;</w:t>
            </w:r>
          </w:p>
          <w:p w14:paraId="591BD259"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SaveTime ST;</w:t>
            </w:r>
          </w:p>
          <w:p w14:paraId="1B61821E" w14:textId="77777777" w:rsidR="00207390" w:rsidRPr="00207390" w:rsidRDefault="00207390" w:rsidP="00207390">
            <w:pPr>
              <w:pStyle w:val="1"/>
              <w:numPr>
                <w:ilvl w:val="0"/>
                <w:numId w:val="0"/>
              </w:numPr>
              <w:jc w:val="left"/>
              <w:rPr>
                <w:b w:val="0"/>
                <w:bCs w:val="0"/>
                <w:sz w:val="28"/>
                <w:szCs w:val="28"/>
              </w:rPr>
            </w:pPr>
          </w:p>
          <w:p w14:paraId="06C96DF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@Override</w:t>
            </w:r>
          </w:p>
          <w:p w14:paraId="788BCDD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protected void onCreate(Bundle savedInstanceState) {</w:t>
            </w:r>
          </w:p>
          <w:p w14:paraId="266433F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super.onCreate(savedInstanceState);</w:t>
            </w:r>
          </w:p>
          <w:p w14:paraId="6D29EDE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setContentView(R.layout.activity_main);</w:t>
            </w:r>
          </w:p>
          <w:p w14:paraId="7C97D38F" w14:textId="77777777" w:rsidR="00207390" w:rsidRPr="00207390" w:rsidRDefault="00207390" w:rsidP="00207390">
            <w:pPr>
              <w:pStyle w:val="1"/>
              <w:numPr>
                <w:ilvl w:val="0"/>
                <w:numId w:val="0"/>
              </w:numPr>
              <w:jc w:val="left"/>
              <w:rPr>
                <w:b w:val="0"/>
                <w:bCs w:val="0"/>
                <w:sz w:val="28"/>
                <w:szCs w:val="28"/>
              </w:rPr>
            </w:pPr>
          </w:p>
          <w:p w14:paraId="679C1AD8"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Vibrator v = (Vibrator) getSystemService(Context.VIBRATOR_SERVICE);</w:t>
            </w:r>
          </w:p>
          <w:p w14:paraId="6ABEC11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timesset = (EditText) findViewById(R.id.timesset);</w:t>
            </w:r>
          </w:p>
          <w:p w14:paraId="3302430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bigax  = (TextView) findViewById(R.id.bigax);</w:t>
            </w:r>
          </w:p>
          <w:p w14:paraId="78D356A9"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tbigax = (TextView) findViewById(R.id.tbigax);</w:t>
            </w:r>
          </w:p>
          <w:p w14:paraId="5EB084C8"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SA = new SaveAngle(this);</w:t>
            </w:r>
          </w:p>
          <w:p w14:paraId="34E2E25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 = new SaveTime(this);</w:t>
            </w:r>
          </w:p>
          <w:p w14:paraId="7F1317B2" w14:textId="77777777" w:rsidR="00207390" w:rsidRPr="00207390" w:rsidRDefault="00207390" w:rsidP="00207390">
            <w:pPr>
              <w:pStyle w:val="1"/>
              <w:numPr>
                <w:ilvl w:val="0"/>
                <w:numId w:val="0"/>
              </w:numPr>
              <w:jc w:val="left"/>
              <w:rPr>
                <w:b w:val="0"/>
                <w:bCs w:val="0"/>
                <w:sz w:val="28"/>
                <w:szCs w:val="28"/>
              </w:rPr>
            </w:pPr>
          </w:p>
          <w:p w14:paraId="1A8108EB" w14:textId="786C5161"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lastRenderedPageBreak/>
              <w:t>//</w:t>
            </w:r>
            <w:r w:rsidRPr="00207390">
              <w:rPr>
                <w:rFonts w:hint="eastAsia"/>
                <w:b w:val="0"/>
                <w:bCs w:val="0"/>
                <w:sz w:val="28"/>
                <w:szCs w:val="28"/>
              </w:rPr>
              <w:t>測試完成接收值</w:t>
            </w:r>
          </w:p>
          <w:p w14:paraId="633FDF9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Bundle bundle = getIntent().getExtras();</w:t>
            </w:r>
          </w:p>
          <w:p w14:paraId="24714A8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if (bundle != null) {</w:t>
            </w:r>
          </w:p>
          <w:p w14:paraId="29449FA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float bigestax = bundle.getFloat("bigestax");</w:t>
            </w:r>
          </w:p>
          <w:p w14:paraId="48AE244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int times = bundle.getInt("times");</w:t>
            </w:r>
          </w:p>
          <w:p w14:paraId="5BB3C596"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int rcount = bundle.getInt("fcount");</w:t>
            </w:r>
          </w:p>
          <w:p w14:paraId="1AAFF1F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bigax.setText(String.valueOf(bigestax));</w:t>
            </w:r>
          </w:p>
          <w:p w14:paraId="6AE389B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timesset.setText(String.valueOf(times));</w:t>
            </w:r>
          </w:p>
          <w:p w14:paraId="36264523"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tbigax.setText(String.valueOf(rcount));</w:t>
            </w:r>
          </w:p>
          <w:p w14:paraId="753710AD"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5C87A93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String w = bigax.getText().toString();</w:t>
            </w:r>
          </w:p>
          <w:p w14:paraId="5B72AFD0"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float y = Float.parseFloat(w);</w:t>
            </w:r>
          </w:p>
          <w:p w14:paraId="59CFB7CC"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String x = tbigax.getText().toString();</w:t>
            </w:r>
          </w:p>
          <w:p w14:paraId="10CAE2E8"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int z = Integer.parseInt(x);</w:t>
            </w:r>
          </w:p>
          <w:p w14:paraId="526F90EF" w14:textId="77777777" w:rsidR="00207390" w:rsidRPr="00207390" w:rsidRDefault="00207390" w:rsidP="00207390">
            <w:pPr>
              <w:pStyle w:val="1"/>
              <w:numPr>
                <w:ilvl w:val="0"/>
                <w:numId w:val="0"/>
              </w:numPr>
              <w:jc w:val="left"/>
              <w:rPr>
                <w:b w:val="0"/>
                <w:bCs w:val="0"/>
                <w:sz w:val="28"/>
                <w:szCs w:val="28"/>
              </w:rPr>
            </w:pPr>
          </w:p>
          <w:p w14:paraId="1D17F293"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w:t>
            </w:r>
            <w:r w:rsidRPr="00207390">
              <w:rPr>
                <w:rFonts w:hint="eastAsia"/>
                <w:b w:val="0"/>
                <w:bCs w:val="0"/>
                <w:sz w:val="28"/>
                <w:szCs w:val="28"/>
              </w:rPr>
              <w:t>進入第一次嘗試頁面</w:t>
            </w:r>
          </w:p>
          <w:p w14:paraId="3AC1AB66"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btnfirsttry = (Button) findViewById(R.id.btnfirsttry);</w:t>
            </w:r>
          </w:p>
          <w:p w14:paraId="32D93229"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btnfirsttry.setOnClickListener(new View.OnClickListener() {</w:t>
            </w:r>
          </w:p>
          <w:p w14:paraId="51661B0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@Override</w:t>
            </w:r>
          </w:p>
          <w:p w14:paraId="55277DA2"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public void onClick(View f) {</w:t>
            </w:r>
          </w:p>
          <w:p w14:paraId="670BA27D"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Intent first = new Intent();</w:t>
            </w:r>
          </w:p>
          <w:p w14:paraId="4465922A"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first.setClass(MainActivity.this, firsttry.class);</w:t>
            </w:r>
          </w:p>
          <w:p w14:paraId="07A53FA9"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startActivity(first);</w:t>
            </w:r>
          </w:p>
          <w:p w14:paraId="6987E72C"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//v.vibrate(300);</w:t>
            </w:r>
          </w:p>
          <w:p w14:paraId="1DBC6657"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5FAEEBE6"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549CBDA8" w14:textId="77777777" w:rsidR="00207390" w:rsidRPr="00207390" w:rsidRDefault="00207390" w:rsidP="00207390">
            <w:pPr>
              <w:pStyle w:val="1"/>
              <w:numPr>
                <w:ilvl w:val="0"/>
                <w:numId w:val="0"/>
              </w:numPr>
              <w:jc w:val="left"/>
              <w:rPr>
                <w:b w:val="0"/>
                <w:bCs w:val="0"/>
                <w:sz w:val="28"/>
                <w:szCs w:val="28"/>
              </w:rPr>
            </w:pPr>
          </w:p>
          <w:p w14:paraId="1C24AD7A"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w:t>
            </w:r>
            <w:r w:rsidRPr="00207390">
              <w:rPr>
                <w:rFonts w:hint="eastAsia"/>
                <w:b w:val="0"/>
                <w:bCs w:val="0"/>
                <w:sz w:val="28"/>
                <w:szCs w:val="28"/>
              </w:rPr>
              <w:t>進入測試頁面並重送角度條件</w:t>
            </w:r>
          </w:p>
          <w:p w14:paraId="461FD3D2"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btntest = (Button) findViewById(R.id.btntest);</w:t>
            </w:r>
          </w:p>
          <w:p w14:paraId="4E0E0976"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btntest.setOnClickListener(new View.OnClickListener() {</w:t>
            </w:r>
          </w:p>
          <w:p w14:paraId="0B8DDC78"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@Override</w:t>
            </w:r>
          </w:p>
          <w:p w14:paraId="5C4FB0F2"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public void onClick(View t) {</w:t>
            </w:r>
          </w:p>
          <w:p w14:paraId="78442D72"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Intent test = new Intent(MainActivity.this, test.class);</w:t>
            </w:r>
          </w:p>
          <w:p w14:paraId="6A90601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float bigestax = Float.parseFloat(bigax.getText().toString());</w:t>
            </w:r>
          </w:p>
          <w:p w14:paraId="3FC2CE3C"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test.putExtra("bigestax", bigestax);</w:t>
            </w:r>
          </w:p>
          <w:p w14:paraId="2F6EAE03"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int times = Integer.parseInt(timesset.getText().toString());</w:t>
            </w:r>
          </w:p>
          <w:p w14:paraId="4416773D"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test.putExtra("times", times);</w:t>
            </w:r>
          </w:p>
          <w:p w14:paraId="2CE94A4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startActivity(test);</w:t>
            </w:r>
          </w:p>
          <w:p w14:paraId="0CD488CD"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5090DA9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601FB770" w14:textId="77777777" w:rsidR="00207390" w:rsidRPr="00207390" w:rsidRDefault="00207390" w:rsidP="00207390">
            <w:pPr>
              <w:pStyle w:val="1"/>
              <w:numPr>
                <w:ilvl w:val="0"/>
                <w:numId w:val="0"/>
              </w:numPr>
              <w:jc w:val="left"/>
              <w:rPr>
                <w:b w:val="0"/>
                <w:bCs w:val="0"/>
                <w:sz w:val="28"/>
                <w:szCs w:val="28"/>
              </w:rPr>
            </w:pPr>
          </w:p>
          <w:p w14:paraId="3BCD2DF0"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w:t>
            </w:r>
            <w:r w:rsidRPr="00207390">
              <w:rPr>
                <w:rFonts w:hint="eastAsia"/>
                <w:b w:val="0"/>
                <w:bCs w:val="0"/>
                <w:sz w:val="28"/>
                <w:szCs w:val="28"/>
              </w:rPr>
              <w:t>進入記錄頁面</w:t>
            </w:r>
          </w:p>
          <w:p w14:paraId="4968196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btnview = (Button) findViewById(R.id.btnview);</w:t>
            </w:r>
          </w:p>
          <w:p w14:paraId="39A2FCED"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btnview.setOnClickListener(new View.OnClickListener() {</w:t>
            </w:r>
          </w:p>
          <w:p w14:paraId="3CCDE3A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@Override</w:t>
            </w:r>
          </w:p>
          <w:p w14:paraId="41A2F8B9"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public void onClick(View f) {</w:t>
            </w:r>
          </w:p>
          <w:p w14:paraId="242CAB7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lastRenderedPageBreak/>
              <w:t xml:space="preserve">                Intent re = new Intent(MainActivity.this, record.class);</w:t>
            </w:r>
          </w:p>
          <w:p w14:paraId="60BBFC4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re.putExtra("ads", bigax.getText().toString() + "         " + timesset.getText().toString());</w:t>
            </w:r>
          </w:p>
          <w:p w14:paraId="26C930A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startActivity(re);</w:t>
            </w:r>
          </w:p>
          <w:p w14:paraId="0F5BD40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50E2D3B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28E0B08E" w14:textId="77777777" w:rsidR="00207390" w:rsidRPr="00207390" w:rsidRDefault="00207390" w:rsidP="00207390">
            <w:pPr>
              <w:pStyle w:val="1"/>
              <w:numPr>
                <w:ilvl w:val="0"/>
                <w:numId w:val="0"/>
              </w:numPr>
              <w:jc w:val="left"/>
              <w:rPr>
                <w:b w:val="0"/>
                <w:bCs w:val="0"/>
                <w:sz w:val="28"/>
                <w:szCs w:val="28"/>
              </w:rPr>
            </w:pPr>
          </w:p>
          <w:p w14:paraId="4EE1FD58"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w:t>
            </w:r>
            <w:r w:rsidRPr="00207390">
              <w:rPr>
                <w:rFonts w:hint="eastAsia"/>
                <w:b w:val="0"/>
                <w:bCs w:val="0"/>
                <w:sz w:val="28"/>
                <w:szCs w:val="28"/>
              </w:rPr>
              <w:t>進入使用說明頁面</w:t>
            </w:r>
          </w:p>
          <w:p w14:paraId="4EC0F6E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howto = (Button) findViewById(R.id.howto);</w:t>
            </w:r>
          </w:p>
          <w:p w14:paraId="5BCDD9C2"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howto.setOnClickListener(new View.OnClickListener() {</w:t>
            </w:r>
          </w:p>
          <w:p w14:paraId="0327C46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@Override</w:t>
            </w:r>
          </w:p>
          <w:p w14:paraId="27A5ECCC"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public void onClick(View f) {</w:t>
            </w:r>
          </w:p>
          <w:p w14:paraId="237A17F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Intent how = new Intent();</w:t>
            </w:r>
          </w:p>
          <w:p w14:paraId="1DF73980"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how.setClass(MainActivity.this, Howtouse.class);</w:t>
            </w:r>
          </w:p>
          <w:p w14:paraId="3065AF4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startActivity(how);</w:t>
            </w:r>
          </w:p>
          <w:p w14:paraId="48011C97"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6DB2ADBC"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7AC0002D" w14:textId="77777777" w:rsidR="00207390" w:rsidRPr="00207390" w:rsidRDefault="00207390" w:rsidP="00207390">
            <w:pPr>
              <w:pStyle w:val="1"/>
              <w:numPr>
                <w:ilvl w:val="0"/>
                <w:numId w:val="0"/>
              </w:numPr>
              <w:jc w:val="left"/>
              <w:rPr>
                <w:b w:val="0"/>
                <w:bCs w:val="0"/>
                <w:sz w:val="28"/>
                <w:szCs w:val="28"/>
              </w:rPr>
            </w:pPr>
          </w:p>
          <w:p w14:paraId="32D3BA5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view = findViewById(R.id.view);</w:t>
            </w:r>
          </w:p>
          <w:p w14:paraId="7FA1003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view.setOnClickListener(new View.OnClickListener() {</w:t>
            </w:r>
          </w:p>
          <w:p w14:paraId="5E91F893"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@Override</w:t>
            </w:r>
          </w:p>
          <w:p w14:paraId="20F9FB0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public void onClick(View view) {</w:t>
            </w:r>
          </w:p>
          <w:p w14:paraId="31208E18"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Cursor Mres = ST.Tgetdata();</w:t>
            </w:r>
          </w:p>
          <w:p w14:paraId="48F7F1E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if (Mres.getCount()==0){</w:t>
            </w:r>
          </w:p>
          <w:p w14:paraId="6B090EAD"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Toast.makeText(MainActivity.this, "</w:t>
            </w:r>
            <w:r w:rsidRPr="00207390">
              <w:rPr>
                <w:rFonts w:hint="eastAsia"/>
                <w:b w:val="0"/>
                <w:bCs w:val="0"/>
                <w:sz w:val="28"/>
                <w:szCs w:val="28"/>
              </w:rPr>
              <w:t>查無資料</w:t>
            </w:r>
            <w:r w:rsidRPr="00207390">
              <w:rPr>
                <w:rFonts w:hint="eastAsia"/>
                <w:b w:val="0"/>
                <w:bCs w:val="0"/>
                <w:sz w:val="28"/>
                <w:szCs w:val="28"/>
              </w:rPr>
              <w:t>", Toast.LENGTH_SHORT).show();</w:t>
            </w:r>
          </w:p>
          <w:p w14:paraId="5584ED2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return;</w:t>
            </w:r>
          </w:p>
          <w:p w14:paraId="678B813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6DE9A2E0"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StringBuffer Mbuffer = new StringBuffer();</w:t>
            </w:r>
          </w:p>
          <w:p w14:paraId="371A618A"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while (Mres.moveToNext()) {</w:t>
            </w:r>
          </w:p>
          <w:p w14:paraId="0A1CAFD8"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Mbuffer.append("id :"+Mres.getString(0)+"\n");</w:t>
            </w:r>
          </w:p>
          <w:p w14:paraId="0992BA9A"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Mbuffer.append("</w:t>
            </w:r>
            <w:r w:rsidRPr="00207390">
              <w:rPr>
                <w:rFonts w:hint="eastAsia"/>
                <w:b w:val="0"/>
                <w:bCs w:val="0"/>
                <w:sz w:val="28"/>
                <w:szCs w:val="28"/>
              </w:rPr>
              <w:t>時間</w:t>
            </w:r>
            <w:r w:rsidRPr="00207390">
              <w:rPr>
                <w:rFonts w:hint="eastAsia"/>
                <w:b w:val="0"/>
                <w:bCs w:val="0"/>
                <w:sz w:val="28"/>
                <w:szCs w:val="28"/>
              </w:rPr>
              <w:t xml:space="preserve"> :"+Mres.getString(1)+"\n\n");</w:t>
            </w:r>
          </w:p>
          <w:p w14:paraId="5D0D6436"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65CA4348" w14:textId="77777777" w:rsidR="00207390" w:rsidRPr="00207390" w:rsidRDefault="00207390" w:rsidP="00207390">
            <w:pPr>
              <w:pStyle w:val="1"/>
              <w:numPr>
                <w:ilvl w:val="0"/>
                <w:numId w:val="0"/>
              </w:numPr>
              <w:jc w:val="left"/>
              <w:rPr>
                <w:b w:val="0"/>
                <w:bCs w:val="0"/>
                <w:sz w:val="28"/>
                <w:szCs w:val="28"/>
              </w:rPr>
            </w:pPr>
          </w:p>
          <w:p w14:paraId="1B840EE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AlertDialog.Builder Mbuilder = new AlertDialog.Builder(MainActivity.this);</w:t>
            </w:r>
          </w:p>
          <w:p w14:paraId="343D77E9"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Mbuilder.setCancelable(true);</w:t>
            </w:r>
          </w:p>
          <w:p w14:paraId="352DE902"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Mbuilder.setTitle("</w:t>
            </w:r>
            <w:r w:rsidRPr="00207390">
              <w:rPr>
                <w:rFonts w:hint="eastAsia"/>
                <w:b w:val="0"/>
                <w:bCs w:val="0"/>
                <w:sz w:val="28"/>
                <w:szCs w:val="28"/>
              </w:rPr>
              <w:t>時間紀錄</w:t>
            </w:r>
            <w:r w:rsidRPr="00207390">
              <w:rPr>
                <w:rFonts w:hint="eastAsia"/>
                <w:b w:val="0"/>
                <w:bCs w:val="0"/>
                <w:sz w:val="28"/>
                <w:szCs w:val="28"/>
              </w:rPr>
              <w:t>");</w:t>
            </w:r>
          </w:p>
          <w:p w14:paraId="3D50B084"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Mbuilder.setMessage(Mbuffer.toString());</w:t>
            </w:r>
          </w:p>
          <w:p w14:paraId="5B909A08"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Mbuilder.show();</w:t>
            </w:r>
          </w:p>
          <w:p w14:paraId="55721C3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15B0643D"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2B0222DF" w14:textId="77777777" w:rsidR="00207390" w:rsidRPr="00207390" w:rsidRDefault="00207390" w:rsidP="00207390">
            <w:pPr>
              <w:pStyle w:val="1"/>
              <w:numPr>
                <w:ilvl w:val="0"/>
                <w:numId w:val="0"/>
              </w:numPr>
              <w:jc w:val="left"/>
              <w:rPr>
                <w:b w:val="0"/>
                <w:bCs w:val="0"/>
                <w:sz w:val="28"/>
                <w:szCs w:val="28"/>
              </w:rPr>
            </w:pPr>
          </w:p>
          <w:p w14:paraId="0C008D0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view1 = findViewById(R.id.view1);</w:t>
            </w:r>
          </w:p>
          <w:p w14:paraId="0C2EC1A6"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view1.setOnClickListener(new View.OnClickListener() {</w:t>
            </w:r>
          </w:p>
          <w:p w14:paraId="78C7C60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@Override</w:t>
            </w:r>
          </w:p>
          <w:p w14:paraId="2306159A"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lastRenderedPageBreak/>
              <w:t xml:space="preserve">            public void onClick(View v) {</w:t>
            </w:r>
          </w:p>
          <w:p w14:paraId="3B777B0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Cursor Ares = SA.Agetdata();</w:t>
            </w:r>
          </w:p>
          <w:p w14:paraId="71B6A8D5"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if (Ares.getCount()==0){</w:t>
            </w:r>
          </w:p>
          <w:p w14:paraId="0777DA8F"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Toast.makeText(MainActivity.this, "</w:t>
            </w:r>
            <w:r w:rsidRPr="00207390">
              <w:rPr>
                <w:rFonts w:hint="eastAsia"/>
                <w:b w:val="0"/>
                <w:bCs w:val="0"/>
                <w:sz w:val="28"/>
                <w:szCs w:val="28"/>
              </w:rPr>
              <w:t>查無資料</w:t>
            </w:r>
            <w:r w:rsidRPr="00207390">
              <w:rPr>
                <w:rFonts w:hint="eastAsia"/>
                <w:b w:val="0"/>
                <w:bCs w:val="0"/>
                <w:sz w:val="28"/>
                <w:szCs w:val="28"/>
              </w:rPr>
              <w:t>", Toast.LENGTH_SHORT).show();</w:t>
            </w:r>
          </w:p>
          <w:p w14:paraId="1C085813"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return;</w:t>
            </w:r>
          </w:p>
          <w:p w14:paraId="0727864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12562BA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StringBuffer Abuffer = new StringBuffer();</w:t>
            </w:r>
          </w:p>
          <w:p w14:paraId="0ED6714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while (Ares.moveToNext()) {</w:t>
            </w:r>
          </w:p>
          <w:p w14:paraId="53C56E90"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Abuffer.append("id :"+Ares.getString(0)+"\n");</w:t>
            </w:r>
          </w:p>
          <w:p w14:paraId="582F711D"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Abuffer.append("</w:t>
            </w:r>
            <w:r w:rsidRPr="00207390">
              <w:rPr>
                <w:rFonts w:hint="eastAsia"/>
                <w:b w:val="0"/>
                <w:bCs w:val="0"/>
                <w:sz w:val="28"/>
                <w:szCs w:val="28"/>
              </w:rPr>
              <w:t>角度</w:t>
            </w:r>
            <w:r w:rsidRPr="00207390">
              <w:rPr>
                <w:rFonts w:hint="eastAsia"/>
                <w:b w:val="0"/>
                <w:bCs w:val="0"/>
                <w:sz w:val="28"/>
                <w:szCs w:val="28"/>
              </w:rPr>
              <w:t xml:space="preserve"> :"+Ares.getString(1)+"\n\n");</w:t>
            </w:r>
          </w:p>
          <w:p w14:paraId="2F134778"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11A98995" w14:textId="77777777" w:rsidR="00207390" w:rsidRPr="00207390" w:rsidRDefault="00207390" w:rsidP="00207390">
            <w:pPr>
              <w:pStyle w:val="1"/>
              <w:numPr>
                <w:ilvl w:val="0"/>
                <w:numId w:val="0"/>
              </w:numPr>
              <w:jc w:val="left"/>
              <w:rPr>
                <w:b w:val="0"/>
                <w:bCs w:val="0"/>
                <w:sz w:val="28"/>
                <w:szCs w:val="28"/>
              </w:rPr>
            </w:pPr>
          </w:p>
          <w:p w14:paraId="300FDB71"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AlertDialog.Builder Abuilder = new AlertDialog.Builder(MainActivity.this);</w:t>
            </w:r>
          </w:p>
          <w:p w14:paraId="6B624E5F"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Abuilder.setCancelable(true);</w:t>
            </w:r>
          </w:p>
          <w:p w14:paraId="356587ED" w14:textId="77777777" w:rsidR="00207390" w:rsidRPr="00207390" w:rsidRDefault="00207390" w:rsidP="00207390">
            <w:pPr>
              <w:pStyle w:val="1"/>
              <w:numPr>
                <w:ilvl w:val="0"/>
                <w:numId w:val="0"/>
              </w:numPr>
              <w:jc w:val="left"/>
              <w:rPr>
                <w:b w:val="0"/>
                <w:bCs w:val="0"/>
                <w:sz w:val="28"/>
                <w:szCs w:val="28"/>
              </w:rPr>
            </w:pPr>
            <w:r w:rsidRPr="00207390">
              <w:rPr>
                <w:rFonts w:hint="eastAsia"/>
                <w:b w:val="0"/>
                <w:bCs w:val="0"/>
                <w:sz w:val="28"/>
                <w:szCs w:val="28"/>
              </w:rPr>
              <w:t xml:space="preserve">                Abuilder.setTitle("</w:t>
            </w:r>
            <w:r w:rsidRPr="00207390">
              <w:rPr>
                <w:rFonts w:hint="eastAsia"/>
                <w:b w:val="0"/>
                <w:bCs w:val="0"/>
                <w:sz w:val="28"/>
                <w:szCs w:val="28"/>
              </w:rPr>
              <w:t>角度紀錄</w:t>
            </w:r>
            <w:r w:rsidRPr="00207390">
              <w:rPr>
                <w:rFonts w:hint="eastAsia"/>
                <w:b w:val="0"/>
                <w:bCs w:val="0"/>
                <w:sz w:val="28"/>
                <w:szCs w:val="28"/>
              </w:rPr>
              <w:t>");</w:t>
            </w:r>
          </w:p>
          <w:p w14:paraId="131C5ADA"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Abuilder.setMessage(Abuffer.toString());</w:t>
            </w:r>
          </w:p>
          <w:p w14:paraId="41D6292C"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Abuilder.show();</w:t>
            </w:r>
          </w:p>
          <w:p w14:paraId="4FF65DDE"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397BE22B"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60A06143" w14:textId="77777777" w:rsidR="00207390" w:rsidRPr="00207390" w:rsidRDefault="00207390" w:rsidP="00207390">
            <w:pPr>
              <w:pStyle w:val="1"/>
              <w:numPr>
                <w:ilvl w:val="0"/>
                <w:numId w:val="0"/>
              </w:numPr>
              <w:jc w:val="left"/>
              <w:rPr>
                <w:b w:val="0"/>
                <w:bCs w:val="0"/>
                <w:sz w:val="28"/>
                <w:szCs w:val="28"/>
              </w:rPr>
            </w:pPr>
            <w:r w:rsidRPr="00207390">
              <w:rPr>
                <w:b w:val="0"/>
                <w:bCs w:val="0"/>
                <w:sz w:val="28"/>
                <w:szCs w:val="28"/>
              </w:rPr>
              <w:t xml:space="preserve">    }</w:t>
            </w:r>
          </w:p>
          <w:p w14:paraId="22D3DC44" w14:textId="03C038C9" w:rsidR="004A2FDA" w:rsidRDefault="00207390" w:rsidP="00207390">
            <w:pPr>
              <w:pStyle w:val="1"/>
              <w:numPr>
                <w:ilvl w:val="0"/>
                <w:numId w:val="0"/>
              </w:numPr>
              <w:snapToGrid/>
              <w:jc w:val="left"/>
              <w:rPr>
                <w:b w:val="0"/>
                <w:bCs w:val="0"/>
                <w:sz w:val="28"/>
                <w:szCs w:val="28"/>
              </w:rPr>
            </w:pPr>
            <w:r w:rsidRPr="00207390">
              <w:rPr>
                <w:b w:val="0"/>
                <w:bCs w:val="0"/>
                <w:sz w:val="28"/>
                <w:szCs w:val="28"/>
              </w:rPr>
              <w:t>}</w:t>
            </w:r>
          </w:p>
        </w:tc>
      </w:tr>
    </w:tbl>
    <w:p w14:paraId="5C24154A" w14:textId="76E3C584" w:rsidR="00DE5610" w:rsidRDefault="00DE5610" w:rsidP="00DE5610">
      <w:pPr>
        <w:pStyle w:val="1"/>
        <w:numPr>
          <w:ilvl w:val="0"/>
          <w:numId w:val="0"/>
        </w:numPr>
        <w:snapToGrid/>
        <w:jc w:val="left"/>
        <w:rPr>
          <w:b w:val="0"/>
          <w:bCs w:val="0"/>
          <w:sz w:val="28"/>
          <w:szCs w:val="28"/>
        </w:rPr>
      </w:pPr>
    </w:p>
    <w:p w14:paraId="1B1D62E6" w14:textId="77777777" w:rsidR="00DE5610" w:rsidRDefault="00DE5610">
      <w:pPr>
        <w:widowControl/>
        <w:rPr>
          <w:rFonts w:ascii="Times New Roman" w:eastAsia="標楷體" w:hAnsi="Times New Roman" w:cs="Times New Roman"/>
          <w:sz w:val="28"/>
          <w:szCs w:val="28"/>
        </w:rPr>
      </w:pPr>
      <w:r>
        <w:rPr>
          <w:b/>
          <w:bCs/>
          <w:sz w:val="28"/>
          <w:szCs w:val="28"/>
        </w:rPr>
        <w:br w:type="page"/>
      </w:r>
    </w:p>
    <w:tbl>
      <w:tblPr>
        <w:tblStyle w:val="a9"/>
        <w:tblW w:w="0" w:type="auto"/>
        <w:tblLook w:val="04A0" w:firstRow="1" w:lastRow="0" w:firstColumn="1" w:lastColumn="0" w:noHBand="0" w:noVBand="1"/>
      </w:tblPr>
      <w:tblGrid>
        <w:gridCol w:w="10194"/>
      </w:tblGrid>
      <w:tr w:rsidR="00CD4352" w:rsidRPr="00685534" w14:paraId="67FCB08A" w14:textId="77777777" w:rsidTr="00685534">
        <w:trPr>
          <w:trHeight w:val="557"/>
        </w:trPr>
        <w:tc>
          <w:tcPr>
            <w:tcW w:w="10194" w:type="dxa"/>
            <w:shd w:val="clear" w:color="auto" w:fill="E2EFD9" w:themeFill="accent6" w:themeFillTint="33"/>
            <w:vAlign w:val="center"/>
          </w:tcPr>
          <w:p w14:paraId="0FB68443" w14:textId="76C9A77B" w:rsidR="00CD4352" w:rsidRPr="00CD4352" w:rsidRDefault="00685534" w:rsidP="00685534">
            <w:pPr>
              <w:pStyle w:val="1"/>
              <w:numPr>
                <w:ilvl w:val="0"/>
                <w:numId w:val="0"/>
              </w:numPr>
              <w:snapToGrid/>
              <w:rPr>
                <w:b w:val="0"/>
                <w:bCs w:val="0"/>
                <w:sz w:val="28"/>
                <w:szCs w:val="28"/>
              </w:rPr>
            </w:pPr>
            <w:r>
              <w:rPr>
                <w:rFonts w:hint="eastAsia"/>
                <w:b w:val="0"/>
                <w:bCs w:val="0"/>
                <w:sz w:val="28"/>
                <w:szCs w:val="28"/>
              </w:rPr>
              <w:lastRenderedPageBreak/>
              <w:t>T</w:t>
            </w:r>
            <w:r>
              <w:rPr>
                <w:b w:val="0"/>
                <w:bCs w:val="0"/>
                <w:sz w:val="28"/>
                <w:szCs w:val="28"/>
              </w:rPr>
              <w:t>ext</w:t>
            </w:r>
          </w:p>
        </w:tc>
      </w:tr>
      <w:tr w:rsidR="00CD4352" w14:paraId="77C56ED4" w14:textId="77777777" w:rsidTr="00685534">
        <w:tc>
          <w:tcPr>
            <w:tcW w:w="10194" w:type="dxa"/>
          </w:tcPr>
          <w:p w14:paraId="2B6B3CC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package com.example.axix;</w:t>
            </w:r>
          </w:p>
          <w:p w14:paraId="4C067D59" w14:textId="77777777" w:rsidR="0099410A" w:rsidRPr="0099410A" w:rsidRDefault="0099410A" w:rsidP="0099410A">
            <w:pPr>
              <w:tabs>
                <w:tab w:val="left" w:pos="2520"/>
              </w:tabs>
              <w:rPr>
                <w:rFonts w:ascii="Times New Roman" w:eastAsia="標楷體" w:hAnsi="Times New Roman" w:cs="Times New Roman"/>
                <w:szCs w:val="24"/>
              </w:rPr>
            </w:pPr>
          </w:p>
          <w:p w14:paraId="300392E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androidx.appcompat.app.AppCompatActivity;</w:t>
            </w:r>
          </w:p>
          <w:p w14:paraId="14268986" w14:textId="77777777" w:rsidR="0099410A" w:rsidRPr="0099410A" w:rsidRDefault="0099410A" w:rsidP="0099410A">
            <w:pPr>
              <w:tabs>
                <w:tab w:val="left" w:pos="2520"/>
              </w:tabs>
              <w:rPr>
                <w:rFonts w:ascii="Times New Roman" w:eastAsia="標楷體" w:hAnsi="Times New Roman" w:cs="Times New Roman"/>
                <w:szCs w:val="24"/>
              </w:rPr>
            </w:pPr>
          </w:p>
          <w:p w14:paraId="25768D9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android.content.Intent;</w:t>
            </w:r>
          </w:p>
          <w:p w14:paraId="5023486D"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android.graphics.Color;</w:t>
            </w:r>
          </w:p>
          <w:p w14:paraId="749E649F"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android.hardware.Sensor;</w:t>
            </w:r>
          </w:p>
          <w:p w14:paraId="7B871E98"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android.hardware.SensorEvent;</w:t>
            </w:r>
          </w:p>
          <w:p w14:paraId="09ADB0B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android.hardware.SensorEventListener;</w:t>
            </w:r>
          </w:p>
          <w:p w14:paraId="6761544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android.hardware.SensorManager;</w:t>
            </w:r>
          </w:p>
          <w:p w14:paraId="1BEB85B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android.os.Bundle;</w:t>
            </w:r>
          </w:p>
          <w:p w14:paraId="35763186"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android.os.Handler;</w:t>
            </w:r>
          </w:p>
          <w:p w14:paraId="1256AC5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android.widget.TextView;</w:t>
            </w:r>
          </w:p>
          <w:p w14:paraId="221D293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com.github.mikephil.charting.charts.LineChart;</w:t>
            </w:r>
          </w:p>
          <w:p w14:paraId="53C4017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java.util.ArrayList;</w:t>
            </w:r>
          </w:p>
          <w:p w14:paraId="217A340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import java.util.List;</w:t>
            </w:r>
          </w:p>
          <w:p w14:paraId="682B215F" w14:textId="77777777" w:rsidR="0099410A" w:rsidRPr="0099410A" w:rsidRDefault="0099410A" w:rsidP="0099410A">
            <w:pPr>
              <w:tabs>
                <w:tab w:val="left" w:pos="2520"/>
              </w:tabs>
              <w:rPr>
                <w:rFonts w:ascii="Times New Roman" w:eastAsia="標楷體" w:hAnsi="Times New Roman" w:cs="Times New Roman"/>
                <w:szCs w:val="24"/>
              </w:rPr>
            </w:pPr>
          </w:p>
          <w:p w14:paraId="59AC2D2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public class test extends AppCompatActivity implements SensorEventListener {</w:t>
            </w:r>
          </w:p>
          <w:p w14:paraId="3D4C08E1" w14:textId="77777777" w:rsidR="0099410A" w:rsidRPr="0099410A" w:rsidRDefault="0099410A" w:rsidP="0099410A">
            <w:pPr>
              <w:tabs>
                <w:tab w:val="left" w:pos="2520"/>
              </w:tabs>
              <w:rPr>
                <w:rFonts w:ascii="Times New Roman" w:eastAsia="標楷體" w:hAnsi="Times New Roman" w:cs="Times New Roman"/>
                <w:szCs w:val="24"/>
              </w:rPr>
            </w:pPr>
          </w:p>
          <w:p w14:paraId="28FD7AE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陀螺儀</w:t>
            </w:r>
          </w:p>
          <w:p w14:paraId="1F61B21D"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TextView tshow;</w:t>
            </w:r>
          </w:p>
          <w:p w14:paraId="01FAB81D"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SensorManager mSensorManager;</w:t>
            </w:r>
          </w:p>
          <w:p w14:paraId="0A75DF25"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Sensor macce;</w:t>
            </w:r>
          </w:p>
          <w:p w14:paraId="66FE412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Sensor mgryo;</w:t>
            </w:r>
          </w:p>
          <w:p w14:paraId="4316FE54"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Sensor mmagn;</w:t>
            </w:r>
          </w:p>
          <w:p w14:paraId="6427C6C3"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static final float NS2S = 1.0f / 1000000000.0f;</w:t>
            </w:r>
          </w:p>
          <w:p w14:paraId="65011668"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float angle[] = new float[3];</w:t>
            </w:r>
          </w:p>
          <w:p w14:paraId="75C57F6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時間</w:t>
            </w:r>
          </w:p>
          <w:p w14:paraId="34B47FC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float timestamp;</w:t>
            </w:r>
          </w:p>
          <w:p w14:paraId="0B9709E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從主頁面把最大角度帶過來當作次數條件</w:t>
            </w:r>
          </w:p>
          <w:p w14:paraId="3C62B7A2"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TextView limited;</w:t>
            </w:r>
          </w:p>
          <w:p w14:paraId="322B92D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時間</w:t>
            </w:r>
          </w:p>
          <w:p w14:paraId="4CAD763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Long tstartTime;</w:t>
            </w:r>
          </w:p>
          <w:p w14:paraId="359DA8C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延遲</w:t>
            </w:r>
          </w:p>
          <w:p w14:paraId="7C5F962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Handler handler = new Handler();</w:t>
            </w:r>
          </w:p>
          <w:p w14:paraId="7A0F5BA8"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成功次數</w:t>
            </w:r>
          </w:p>
          <w:p w14:paraId="3A3C3CF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private TextView scount, aa;</w:t>
            </w:r>
          </w:p>
          <w:p w14:paraId="33FC5A40" w14:textId="77777777" w:rsidR="0099410A" w:rsidRPr="0099410A" w:rsidRDefault="0099410A" w:rsidP="0099410A">
            <w:pPr>
              <w:tabs>
                <w:tab w:val="left" w:pos="2520"/>
              </w:tabs>
              <w:rPr>
                <w:rFonts w:ascii="Times New Roman" w:eastAsia="標楷體" w:hAnsi="Times New Roman" w:cs="Times New Roman"/>
                <w:szCs w:val="24"/>
              </w:rPr>
            </w:pPr>
          </w:p>
          <w:p w14:paraId="731F26C2"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@Override</w:t>
            </w:r>
          </w:p>
          <w:p w14:paraId="0D1ED4B2"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protected void onCreate(Bundle savedInstanceState) {</w:t>
            </w:r>
          </w:p>
          <w:p w14:paraId="72D259A6"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lastRenderedPageBreak/>
              <w:t xml:space="preserve">        super.onCreate(savedInstanceState);</w:t>
            </w:r>
          </w:p>
          <w:p w14:paraId="0AC61CD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setContentView(R.layout.activity_test);</w:t>
            </w:r>
          </w:p>
          <w:p w14:paraId="6D4DD898" w14:textId="77777777" w:rsidR="0099410A" w:rsidRPr="0099410A" w:rsidRDefault="0099410A" w:rsidP="0099410A">
            <w:pPr>
              <w:tabs>
                <w:tab w:val="left" w:pos="2520"/>
              </w:tabs>
              <w:rPr>
                <w:rFonts w:ascii="Times New Roman" w:eastAsia="標楷體" w:hAnsi="Times New Roman" w:cs="Times New Roman"/>
                <w:szCs w:val="24"/>
              </w:rPr>
            </w:pPr>
          </w:p>
          <w:p w14:paraId="5E7B33A8"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取得目前時間</w:t>
            </w:r>
          </w:p>
          <w:p w14:paraId="3779985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tstartTime = System.currentTimeMillis();</w:t>
            </w:r>
          </w:p>
          <w:p w14:paraId="4ED6E394"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設定定時要執行的方法</w:t>
            </w:r>
          </w:p>
          <w:p w14:paraId="24E57CA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handler.removeCallbacks(updateTimer);</w:t>
            </w:r>
          </w:p>
          <w:p w14:paraId="12EC155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設定</w:t>
            </w:r>
            <w:r w:rsidRPr="0099410A">
              <w:rPr>
                <w:rFonts w:ascii="Times New Roman" w:eastAsia="標楷體" w:hAnsi="Times New Roman" w:cs="Times New Roman" w:hint="eastAsia"/>
                <w:szCs w:val="24"/>
              </w:rPr>
              <w:t>Delay</w:t>
            </w:r>
            <w:r w:rsidRPr="0099410A">
              <w:rPr>
                <w:rFonts w:ascii="Times New Roman" w:eastAsia="標楷體" w:hAnsi="Times New Roman" w:cs="Times New Roman" w:hint="eastAsia"/>
                <w:szCs w:val="24"/>
              </w:rPr>
              <w:t>的時間</w:t>
            </w:r>
          </w:p>
          <w:p w14:paraId="05FBA26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handler.postDelayed(updateTimer, 1000);</w:t>
            </w:r>
          </w:p>
          <w:p w14:paraId="2192A75C" w14:textId="77777777" w:rsidR="0099410A" w:rsidRPr="0099410A" w:rsidRDefault="0099410A" w:rsidP="0099410A">
            <w:pPr>
              <w:tabs>
                <w:tab w:val="left" w:pos="2520"/>
              </w:tabs>
              <w:rPr>
                <w:rFonts w:ascii="Times New Roman" w:eastAsia="標楷體" w:hAnsi="Times New Roman" w:cs="Times New Roman"/>
                <w:szCs w:val="24"/>
              </w:rPr>
            </w:pPr>
          </w:p>
          <w:p w14:paraId="122B28A6"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賦予</w:t>
            </w:r>
            <w:r w:rsidRPr="0099410A">
              <w:rPr>
                <w:rFonts w:ascii="Times New Roman" w:eastAsia="標楷體" w:hAnsi="Times New Roman" w:cs="Times New Roman" w:hint="eastAsia"/>
                <w:szCs w:val="24"/>
              </w:rPr>
              <w:t>R.id</w:t>
            </w:r>
          </w:p>
          <w:p w14:paraId="1CC332F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aa = (TextView) findViewById(R.id.textView2);</w:t>
            </w:r>
          </w:p>
          <w:p w14:paraId="0785D15F"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scount = (TextView) findViewById(R.id.scount);</w:t>
            </w:r>
          </w:p>
          <w:p w14:paraId="33BDD51F"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limited = (TextView) findViewById(R.id.limited);</w:t>
            </w:r>
          </w:p>
          <w:p w14:paraId="14A5D52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scount = (TextView) findViewById(R.id.scount);</w:t>
            </w:r>
          </w:p>
          <w:p w14:paraId="38EF6A0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tshow = (TextView) findViewById(R.id.tshowTextView);</w:t>
            </w:r>
          </w:p>
          <w:p w14:paraId="53C24F4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mSensorManager = (SensorManager) getSystemService(SENSOR_SERVICE);</w:t>
            </w:r>
          </w:p>
          <w:p w14:paraId="60672E8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macce = mSensorManager.getDefaultSensor(Sensor.TYPE_ACCELEROMETER);</w:t>
            </w:r>
          </w:p>
          <w:p w14:paraId="716FE60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mgryo = mSensorManager.getDefaultSensor(Sensor.TYPE_GYROSCOPE);</w:t>
            </w:r>
          </w:p>
          <w:p w14:paraId="6CD95CB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mmagn = mSensorManager.getDefaultSensor(Sensor.TYPE_MAGNETIC_FIELD);</w:t>
            </w:r>
          </w:p>
          <w:p w14:paraId="69C7743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23C2F6D8" w14:textId="77777777" w:rsidR="0099410A" w:rsidRPr="0099410A" w:rsidRDefault="0099410A" w:rsidP="0099410A">
            <w:pPr>
              <w:tabs>
                <w:tab w:val="left" w:pos="2520"/>
              </w:tabs>
              <w:rPr>
                <w:rFonts w:ascii="Times New Roman" w:eastAsia="標楷體" w:hAnsi="Times New Roman" w:cs="Times New Roman"/>
                <w:szCs w:val="24"/>
              </w:rPr>
            </w:pPr>
          </w:p>
          <w:p w14:paraId="0984762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計時器</w:t>
            </w:r>
          </w:p>
          <w:p w14:paraId="39B5FDD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public Runnable updateTimer = new Runnable() {</w:t>
            </w:r>
          </w:p>
          <w:p w14:paraId="15D870CF"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public void run() {</w:t>
            </w:r>
          </w:p>
          <w:p w14:paraId="2B6C7C28"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final TextView time = (TextView) findViewById(R.id.ttimer);</w:t>
            </w:r>
          </w:p>
          <w:p w14:paraId="7BE3E4E4"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Long spentTime = System.currentTimeMillis() - tstartTime;</w:t>
            </w:r>
          </w:p>
          <w:p w14:paraId="70D1014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計算目前已過分鐘數</w:t>
            </w:r>
          </w:p>
          <w:p w14:paraId="1D2AE3C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Long minius = (spentTime / 1000) / 60;</w:t>
            </w:r>
          </w:p>
          <w:p w14:paraId="1170FAD3"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計算目前已過秒數</w:t>
            </w:r>
          </w:p>
          <w:p w14:paraId="3653269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Long seconds = (spentTime / 1000) % 60;</w:t>
            </w:r>
          </w:p>
          <w:p w14:paraId="2EFCB365"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Long mm = spentTime % 1000;</w:t>
            </w:r>
          </w:p>
          <w:p w14:paraId="2F7AEE2D"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顯示時間</w:t>
            </w:r>
          </w:p>
          <w:p w14:paraId="1A100EF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time.setText(minius + ":" + seconds + "." + mm);</w:t>
            </w:r>
          </w:p>
          <w:p w14:paraId="7519D7D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handler.postDelayed(this, 1000);</w:t>
            </w:r>
          </w:p>
          <w:p w14:paraId="7B79437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761E24A3"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7D707D84" w14:textId="77777777" w:rsidR="0099410A" w:rsidRPr="0099410A" w:rsidRDefault="0099410A" w:rsidP="0099410A">
            <w:pPr>
              <w:tabs>
                <w:tab w:val="left" w:pos="2520"/>
              </w:tabs>
              <w:rPr>
                <w:rFonts w:ascii="Times New Roman" w:eastAsia="標楷體" w:hAnsi="Times New Roman" w:cs="Times New Roman"/>
                <w:szCs w:val="24"/>
              </w:rPr>
            </w:pPr>
          </w:p>
          <w:p w14:paraId="5F8C3E5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延遲設定</w:t>
            </w:r>
          </w:p>
          <w:p w14:paraId="22408685"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protected void onResume() {</w:t>
            </w:r>
          </w:p>
          <w:p w14:paraId="207559E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super.onResume();</w:t>
            </w:r>
          </w:p>
          <w:p w14:paraId="5106FEF5"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lastRenderedPageBreak/>
              <w:t xml:space="preserve">        mSensorManager.registerListener(this, macce, SensorManager.SENSOR_DELAY_GAME);</w:t>
            </w:r>
          </w:p>
          <w:p w14:paraId="146FE98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mSensorManager.registerListener(this, mgryo, SensorManager.SENSOR_DELAY_GAME);</w:t>
            </w:r>
          </w:p>
          <w:p w14:paraId="245DADF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mSensorManager.registerListener(this, mmagn, SensorManager.SENSOR_DELAY_GAME);</w:t>
            </w:r>
          </w:p>
          <w:p w14:paraId="38E6B33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05773050" w14:textId="77777777" w:rsidR="0099410A" w:rsidRPr="0099410A" w:rsidRDefault="0099410A" w:rsidP="0099410A">
            <w:pPr>
              <w:tabs>
                <w:tab w:val="left" w:pos="2520"/>
              </w:tabs>
              <w:rPr>
                <w:rFonts w:ascii="Times New Roman" w:eastAsia="標楷體" w:hAnsi="Times New Roman" w:cs="Times New Roman"/>
                <w:szCs w:val="24"/>
              </w:rPr>
            </w:pPr>
          </w:p>
          <w:p w14:paraId="488517E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暫停程式時停止執行</w:t>
            </w:r>
          </w:p>
          <w:p w14:paraId="34F38EA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protected void onPause() {</w:t>
            </w:r>
          </w:p>
          <w:p w14:paraId="7EB569C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super.onPause();</w:t>
            </w:r>
          </w:p>
          <w:p w14:paraId="10A8A6F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mSensorManager.unregisterListener(this);</w:t>
            </w:r>
          </w:p>
          <w:p w14:paraId="311AA60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665F3E64" w14:textId="77777777" w:rsidR="0099410A" w:rsidRPr="0099410A" w:rsidRDefault="0099410A" w:rsidP="0099410A">
            <w:pPr>
              <w:tabs>
                <w:tab w:val="left" w:pos="2520"/>
              </w:tabs>
              <w:rPr>
                <w:rFonts w:ascii="Times New Roman" w:eastAsia="標楷體" w:hAnsi="Times New Roman" w:cs="Times New Roman"/>
                <w:szCs w:val="24"/>
              </w:rPr>
            </w:pPr>
          </w:p>
          <w:p w14:paraId="6EE96DD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讀取</w:t>
            </w:r>
            <w:r w:rsidRPr="0099410A">
              <w:rPr>
                <w:rFonts w:ascii="Times New Roman" w:eastAsia="標楷體" w:hAnsi="Times New Roman" w:cs="Times New Roman" w:hint="eastAsia"/>
                <w:szCs w:val="24"/>
              </w:rPr>
              <w:t>SensorEvent</w:t>
            </w:r>
            <w:r w:rsidRPr="0099410A">
              <w:rPr>
                <w:rFonts w:ascii="Times New Roman" w:eastAsia="標楷體" w:hAnsi="Times New Roman" w:cs="Times New Roman" w:hint="eastAsia"/>
                <w:szCs w:val="24"/>
              </w:rPr>
              <w:t>資訊</w:t>
            </w:r>
          </w:p>
          <w:p w14:paraId="0C2810C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@Override</w:t>
            </w:r>
          </w:p>
          <w:p w14:paraId="781847F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public void onSensorChanged(SensorEvent sensorEvent) {</w:t>
            </w:r>
          </w:p>
          <w:p w14:paraId="568E5008" w14:textId="77777777" w:rsidR="0099410A" w:rsidRPr="0099410A" w:rsidRDefault="0099410A" w:rsidP="0099410A">
            <w:pPr>
              <w:tabs>
                <w:tab w:val="left" w:pos="2520"/>
              </w:tabs>
              <w:rPr>
                <w:rFonts w:ascii="Times New Roman" w:eastAsia="標楷體" w:hAnsi="Times New Roman" w:cs="Times New Roman"/>
                <w:szCs w:val="24"/>
              </w:rPr>
            </w:pPr>
          </w:p>
          <w:p w14:paraId="2CA139D2" w14:textId="77777777" w:rsidR="0099410A" w:rsidRPr="0099410A" w:rsidRDefault="0099410A" w:rsidP="0099410A">
            <w:pPr>
              <w:tabs>
                <w:tab w:val="left" w:pos="2520"/>
              </w:tabs>
              <w:rPr>
                <w:rFonts w:ascii="Times New Roman" w:eastAsia="標楷體" w:hAnsi="Times New Roman" w:cs="Times New Roman"/>
                <w:szCs w:val="24"/>
              </w:rPr>
            </w:pPr>
          </w:p>
          <w:p w14:paraId="4033EAE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測驗時間</w:t>
            </w:r>
          </w:p>
          <w:p w14:paraId="22C69F6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Long spentTime = System.currentTimeMillis() - tstartTime;</w:t>
            </w:r>
          </w:p>
          <w:p w14:paraId="38DE9201" w14:textId="77777777" w:rsidR="0099410A" w:rsidRPr="0099410A" w:rsidRDefault="0099410A" w:rsidP="0099410A">
            <w:pPr>
              <w:tabs>
                <w:tab w:val="left" w:pos="2520"/>
              </w:tabs>
              <w:rPr>
                <w:rFonts w:ascii="Times New Roman" w:eastAsia="標楷體" w:hAnsi="Times New Roman" w:cs="Times New Roman"/>
                <w:szCs w:val="24"/>
              </w:rPr>
            </w:pPr>
          </w:p>
          <w:p w14:paraId="4D940ACD"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從主頁面接收角度條件並轉成值</w:t>
            </w:r>
          </w:p>
          <w:p w14:paraId="436F3D8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Bundle bundle = getIntent().getExtras();</w:t>
            </w:r>
          </w:p>
          <w:p w14:paraId="1D9842D4"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if (bundle != null) {</w:t>
            </w:r>
          </w:p>
          <w:p w14:paraId="7548903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float bigestax = bundle.getFloat("bigestax");</w:t>
            </w:r>
          </w:p>
          <w:p w14:paraId="7BD24A1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int times = bundle.getInt("times");</w:t>
            </w:r>
          </w:p>
          <w:p w14:paraId="4D71AE7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int rcount = bundle.getInt("rcount");</w:t>
            </w:r>
          </w:p>
          <w:p w14:paraId="1D3F2882"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limited.setText(String.valueOf(bigestax));</w:t>
            </w:r>
          </w:p>
          <w:p w14:paraId="1B01C0D2"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scount.setText(String.valueOf(times));</w:t>
            </w:r>
          </w:p>
          <w:p w14:paraId="2D4EF79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aa.setText(String.valueOf(rcount));</w:t>
            </w:r>
          </w:p>
          <w:p w14:paraId="497DBB7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778CB87C" w14:textId="77777777" w:rsidR="0099410A" w:rsidRPr="0099410A" w:rsidRDefault="0099410A" w:rsidP="0099410A">
            <w:pPr>
              <w:tabs>
                <w:tab w:val="left" w:pos="2520"/>
              </w:tabs>
              <w:rPr>
                <w:rFonts w:ascii="Times New Roman" w:eastAsia="標楷體" w:hAnsi="Times New Roman" w:cs="Times New Roman"/>
                <w:szCs w:val="24"/>
              </w:rPr>
            </w:pPr>
          </w:p>
          <w:p w14:paraId="6C8E767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轉換角度標準值成</w:t>
            </w:r>
            <w:r w:rsidRPr="0099410A">
              <w:rPr>
                <w:rFonts w:ascii="Times New Roman" w:eastAsia="標楷體" w:hAnsi="Times New Roman" w:cs="Times New Roman" w:hint="eastAsia"/>
                <w:szCs w:val="24"/>
              </w:rPr>
              <w:t>Float</w:t>
            </w:r>
          </w:p>
          <w:p w14:paraId="3063922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String a = limited.getText().toString();</w:t>
            </w:r>
          </w:p>
          <w:p w14:paraId="76EB347D"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float b = Float.parseFloat(a);</w:t>
            </w:r>
          </w:p>
          <w:p w14:paraId="38499A7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轉換成功次數值成</w:t>
            </w:r>
            <w:r w:rsidRPr="0099410A">
              <w:rPr>
                <w:rFonts w:ascii="Times New Roman" w:eastAsia="標楷體" w:hAnsi="Times New Roman" w:cs="Times New Roman" w:hint="eastAsia"/>
                <w:szCs w:val="24"/>
              </w:rPr>
              <w:t>Float</w:t>
            </w:r>
          </w:p>
          <w:p w14:paraId="7AB6C4C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String c = scount.getText().toString();</w:t>
            </w:r>
          </w:p>
          <w:p w14:paraId="50A7FD6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int d = Integer.parseInt(c);</w:t>
            </w:r>
          </w:p>
          <w:p w14:paraId="57B2379B" w14:textId="77777777" w:rsidR="0099410A" w:rsidRPr="0099410A" w:rsidRDefault="0099410A" w:rsidP="0099410A">
            <w:pPr>
              <w:tabs>
                <w:tab w:val="left" w:pos="2520"/>
              </w:tabs>
              <w:rPr>
                <w:rFonts w:ascii="Times New Roman" w:eastAsia="標楷體" w:hAnsi="Times New Roman" w:cs="Times New Roman"/>
                <w:szCs w:val="24"/>
              </w:rPr>
            </w:pPr>
          </w:p>
          <w:p w14:paraId="6B0C1C8F"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陀螺儀角度</w:t>
            </w:r>
          </w:p>
          <w:p w14:paraId="4AB07F54"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if (sensorEvent.sensor.getType() == Sensor.TYPE_GYROSCOPE) {</w:t>
            </w:r>
          </w:p>
          <w:p w14:paraId="70118A36"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if (timestamp != 0) {</w:t>
            </w:r>
          </w:p>
          <w:p w14:paraId="6BF02B8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final float dT = (sensorEvent.timestamp - timestamp) * NS2S;</w:t>
            </w:r>
          </w:p>
          <w:p w14:paraId="77C1F7A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lastRenderedPageBreak/>
              <w:t xml:space="preserve">                angle[0] += sensorEvent.values[0] * dT;</w:t>
            </w:r>
          </w:p>
          <w:p w14:paraId="6746FBB6"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angle[1] += sensorEvent.values[1] * dT;</w:t>
            </w:r>
          </w:p>
          <w:p w14:paraId="293375E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angle[2] += sensorEvent.values[2] * dT;</w:t>
            </w:r>
          </w:p>
          <w:p w14:paraId="363F9B6D"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float anglex = (float) Math.toDegrees(angle[0]);</w:t>
            </w:r>
          </w:p>
          <w:p w14:paraId="413A8362"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float angley = (float) Math.toDegrees(angle[1]);</w:t>
            </w:r>
          </w:p>
          <w:p w14:paraId="7CCF17D2"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float anglez = (float) Math.toDegrees(angle[2]);</w:t>
            </w:r>
          </w:p>
          <w:p w14:paraId="2FD1CF9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tshow.setText("x : " + anglex + "\n" + "y : " + angley + "\n" + "z : " + anglez);</w:t>
            </w:r>
          </w:p>
          <w:p w14:paraId="1F15E13F" w14:textId="77777777" w:rsidR="0099410A" w:rsidRPr="0099410A" w:rsidRDefault="0099410A" w:rsidP="0099410A">
            <w:pPr>
              <w:tabs>
                <w:tab w:val="left" w:pos="2520"/>
              </w:tabs>
              <w:rPr>
                <w:rFonts w:ascii="Times New Roman" w:eastAsia="標楷體" w:hAnsi="Times New Roman" w:cs="Times New Roman"/>
                <w:szCs w:val="24"/>
              </w:rPr>
            </w:pPr>
          </w:p>
          <w:p w14:paraId="256EFE5D"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如果角度大於角度標準值，開始執行程式，當角度小於角度標準值，跳至</w:t>
            </w:r>
            <w:r w:rsidRPr="0099410A">
              <w:rPr>
                <w:rFonts w:ascii="Times New Roman" w:eastAsia="標楷體" w:hAnsi="Times New Roman" w:cs="Times New Roman" w:hint="eastAsia"/>
                <w:szCs w:val="24"/>
              </w:rPr>
              <w:t>tmp.class</w:t>
            </w:r>
            <w:r w:rsidRPr="0099410A">
              <w:rPr>
                <w:rFonts w:ascii="Times New Roman" w:eastAsia="標楷體" w:hAnsi="Times New Roman" w:cs="Times New Roman" w:hint="eastAsia"/>
                <w:szCs w:val="24"/>
              </w:rPr>
              <w:t>並傳送角度值</w:t>
            </w:r>
          </w:p>
          <w:p w14:paraId="2E20EC6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if (anglex &gt; b) {</w:t>
            </w:r>
          </w:p>
          <w:p w14:paraId="401A3B95"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new Handler().postDelayed(new Runnable() {</w:t>
            </w:r>
          </w:p>
          <w:p w14:paraId="496C88E3"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@Override</w:t>
            </w:r>
          </w:p>
          <w:p w14:paraId="63CC4A6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public void run() {</w:t>
            </w:r>
          </w:p>
          <w:p w14:paraId="2F5008E5"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float late = (float) Math.toDegrees(angle[0]);</w:t>
            </w:r>
          </w:p>
          <w:p w14:paraId="2C72161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if (late + 0.1 &lt; anglex) {</w:t>
            </w:r>
          </w:p>
          <w:p w14:paraId="2FC6C64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int count;</w:t>
            </w:r>
          </w:p>
          <w:p w14:paraId="77B15BAB"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count = Integer.parseInt(aa.getText().toString());</w:t>
            </w:r>
          </w:p>
          <w:p w14:paraId="6A16B31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count = count +1;</w:t>
            </w:r>
          </w:p>
          <w:p w14:paraId="03E08E7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Intent tt = new Intent(test.this, tmp.class);</w:t>
            </w:r>
          </w:p>
          <w:p w14:paraId="58C50A72"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tt.putExtra("count", count);</w:t>
            </w:r>
          </w:p>
          <w:p w14:paraId="1A2E9441"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tt.putExtra("tbigest", late);</w:t>
            </w:r>
          </w:p>
          <w:p w14:paraId="07FA371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tt.putExtra("bigestax",b);</w:t>
            </w:r>
          </w:p>
          <w:p w14:paraId="2521218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tt.putExtra("times",d);</w:t>
            </w:r>
          </w:p>
          <w:p w14:paraId="031061F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long rtime = Long.parseLong(spentTime.toString());</w:t>
            </w:r>
          </w:p>
          <w:p w14:paraId="268BB28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tt.putExtra("spentTime", rtime);</w:t>
            </w:r>
          </w:p>
          <w:p w14:paraId="584C9E7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startActivity(tt);</w:t>
            </w:r>
          </w:p>
          <w:p w14:paraId="0E6724C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finish();</w:t>
            </w:r>
          </w:p>
          <w:p w14:paraId="25FAA3F6"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1B70DAA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5380FAA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 1);</w:t>
            </w:r>
          </w:p>
          <w:p w14:paraId="161DC007"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0E5C85B7" w14:textId="77777777" w:rsidR="0099410A" w:rsidRPr="0099410A" w:rsidRDefault="0099410A" w:rsidP="0099410A">
            <w:pPr>
              <w:tabs>
                <w:tab w:val="left" w:pos="2520"/>
              </w:tabs>
              <w:rPr>
                <w:rFonts w:ascii="Times New Roman" w:eastAsia="標楷體" w:hAnsi="Times New Roman" w:cs="Times New Roman"/>
                <w:szCs w:val="24"/>
              </w:rPr>
            </w:pPr>
          </w:p>
          <w:p w14:paraId="0E8287AA"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角度超過</w:t>
            </w:r>
            <w:r w:rsidRPr="0099410A">
              <w:rPr>
                <w:rFonts w:ascii="Times New Roman" w:eastAsia="標楷體" w:hAnsi="Times New Roman" w:cs="Times New Roman" w:hint="eastAsia"/>
                <w:szCs w:val="24"/>
              </w:rPr>
              <w:t>90</w:t>
            </w:r>
            <w:r w:rsidRPr="0099410A">
              <w:rPr>
                <w:rFonts w:ascii="Times New Roman" w:eastAsia="標楷體" w:hAnsi="Times New Roman" w:cs="Times New Roman" w:hint="eastAsia"/>
                <w:szCs w:val="24"/>
              </w:rPr>
              <w:t>跳回主頁面</w:t>
            </w:r>
            <w:r w:rsidRPr="0099410A">
              <w:rPr>
                <w:rFonts w:ascii="Times New Roman" w:eastAsia="標楷體" w:hAnsi="Times New Roman" w:cs="Times New Roman" w:hint="eastAsia"/>
                <w:szCs w:val="24"/>
              </w:rPr>
              <w:t xml:space="preserve"> *</w:t>
            </w:r>
            <w:r w:rsidRPr="0099410A">
              <w:rPr>
                <w:rFonts w:ascii="Times New Roman" w:eastAsia="標楷體" w:hAnsi="Times New Roman" w:cs="Times New Roman" w:hint="eastAsia"/>
                <w:szCs w:val="24"/>
              </w:rPr>
              <w:t>並結算</w:t>
            </w:r>
            <w:r w:rsidRPr="0099410A">
              <w:rPr>
                <w:rFonts w:ascii="Times New Roman" w:eastAsia="標楷體" w:hAnsi="Times New Roman" w:cs="Times New Roman" w:hint="eastAsia"/>
                <w:szCs w:val="24"/>
              </w:rPr>
              <w:t>*</w:t>
            </w:r>
          </w:p>
          <w:p w14:paraId="409B317E"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if (anglex &gt; 90) {</w:t>
            </w:r>
          </w:p>
          <w:p w14:paraId="1CC6731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finish();</w:t>
            </w:r>
          </w:p>
          <w:p w14:paraId="043AC5D4"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5DC40286" w14:textId="77777777" w:rsidR="0099410A" w:rsidRPr="0099410A" w:rsidRDefault="0099410A" w:rsidP="0099410A">
            <w:pPr>
              <w:tabs>
                <w:tab w:val="left" w:pos="2520"/>
              </w:tabs>
              <w:rPr>
                <w:rFonts w:ascii="Times New Roman" w:eastAsia="標楷體" w:hAnsi="Times New Roman" w:cs="Times New Roman"/>
                <w:szCs w:val="24"/>
              </w:rPr>
            </w:pPr>
          </w:p>
          <w:p w14:paraId="43A1A47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2B2F8EF9"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timestamp = sensorEvent.timestamp;</w:t>
            </w:r>
          </w:p>
          <w:p w14:paraId="5A8CB834"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6383833F"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lastRenderedPageBreak/>
              <w:t xml:space="preserve">    }</w:t>
            </w:r>
          </w:p>
          <w:p w14:paraId="474EF85B" w14:textId="77777777" w:rsidR="0099410A" w:rsidRPr="0099410A" w:rsidRDefault="0099410A" w:rsidP="0099410A">
            <w:pPr>
              <w:tabs>
                <w:tab w:val="left" w:pos="2520"/>
              </w:tabs>
              <w:rPr>
                <w:rFonts w:ascii="Times New Roman" w:eastAsia="標楷體" w:hAnsi="Times New Roman" w:cs="Times New Roman"/>
                <w:szCs w:val="24"/>
              </w:rPr>
            </w:pPr>
          </w:p>
          <w:p w14:paraId="3B9A8730"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@Override</w:t>
            </w:r>
          </w:p>
          <w:p w14:paraId="324104E5"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public void onAccuracyChanged(Sensor sensor, int i) {</w:t>
            </w:r>
          </w:p>
          <w:p w14:paraId="03659179" w14:textId="77777777" w:rsidR="0099410A" w:rsidRPr="0099410A" w:rsidRDefault="0099410A" w:rsidP="0099410A">
            <w:pPr>
              <w:tabs>
                <w:tab w:val="left" w:pos="2520"/>
              </w:tabs>
              <w:rPr>
                <w:rFonts w:ascii="Times New Roman" w:eastAsia="標楷體" w:hAnsi="Times New Roman" w:cs="Times New Roman"/>
                <w:szCs w:val="24"/>
              </w:rPr>
            </w:pPr>
          </w:p>
          <w:p w14:paraId="6A8A7EFC" w14:textId="77777777" w:rsidR="0099410A"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 xml:space="preserve">    }</w:t>
            </w:r>
          </w:p>
          <w:p w14:paraId="640D92CB" w14:textId="5E3673F2" w:rsidR="00CD4352" w:rsidRPr="0099410A" w:rsidRDefault="0099410A" w:rsidP="0099410A">
            <w:pPr>
              <w:tabs>
                <w:tab w:val="left" w:pos="2520"/>
              </w:tabs>
              <w:rPr>
                <w:rFonts w:ascii="Times New Roman" w:eastAsia="標楷體" w:hAnsi="Times New Roman" w:cs="Times New Roman"/>
                <w:szCs w:val="24"/>
              </w:rPr>
            </w:pPr>
            <w:r w:rsidRPr="0099410A">
              <w:rPr>
                <w:rFonts w:ascii="Times New Roman" w:eastAsia="標楷體" w:hAnsi="Times New Roman" w:cs="Times New Roman"/>
                <w:szCs w:val="24"/>
              </w:rPr>
              <w:t>}</w:t>
            </w:r>
          </w:p>
        </w:tc>
      </w:tr>
    </w:tbl>
    <w:p w14:paraId="1FD6012E" w14:textId="77777777" w:rsidR="004A2FDA" w:rsidRDefault="004A2FDA" w:rsidP="00C10A1A">
      <w:pPr>
        <w:tabs>
          <w:tab w:val="left" w:pos="2520"/>
        </w:tabs>
        <w:rPr>
          <w:rFonts w:ascii="Times New Roman" w:eastAsia="標楷體" w:hAnsi="Times New Roman" w:cs="Times New Roman"/>
          <w:sz w:val="40"/>
          <w:szCs w:val="40"/>
        </w:rPr>
      </w:pPr>
    </w:p>
    <w:p w14:paraId="355F9CA1" w14:textId="77777777" w:rsidR="004A2FDA" w:rsidRDefault="004A2FDA" w:rsidP="00C10A1A">
      <w:pPr>
        <w:tabs>
          <w:tab w:val="left" w:pos="2520"/>
        </w:tabs>
        <w:rPr>
          <w:rFonts w:ascii="Times New Roman" w:eastAsia="標楷體" w:hAnsi="Times New Roman" w:cs="Times New Roman"/>
          <w:sz w:val="40"/>
          <w:szCs w:val="40"/>
        </w:rPr>
      </w:pPr>
    </w:p>
    <w:p w14:paraId="5433DE20" w14:textId="64DD6563" w:rsidR="00AC7C5A" w:rsidRDefault="00525547" w:rsidP="00525547">
      <w:pPr>
        <w:widowControl/>
        <w:rPr>
          <w:rFonts w:ascii="Times New Roman" w:eastAsia="標楷體" w:hAnsi="Times New Roman" w:cs="Times New Roman"/>
          <w:sz w:val="40"/>
          <w:szCs w:val="40"/>
        </w:rPr>
      </w:pPr>
      <w:r>
        <w:rPr>
          <w:rFonts w:ascii="Times New Roman" w:eastAsia="標楷體" w:hAnsi="Times New Roman" w:cs="Times New Roman"/>
          <w:sz w:val="40"/>
          <w:szCs w:val="40"/>
        </w:rPr>
        <w:br w:type="page"/>
      </w:r>
    </w:p>
    <w:tbl>
      <w:tblPr>
        <w:tblStyle w:val="a9"/>
        <w:tblW w:w="0" w:type="auto"/>
        <w:tblLook w:val="04A0" w:firstRow="1" w:lastRow="0" w:firstColumn="1" w:lastColumn="0" w:noHBand="0" w:noVBand="1"/>
      </w:tblPr>
      <w:tblGrid>
        <w:gridCol w:w="10194"/>
      </w:tblGrid>
      <w:tr w:rsidR="00AC7C5A" w14:paraId="153A69F2" w14:textId="77777777" w:rsidTr="00AC7C5A">
        <w:tc>
          <w:tcPr>
            <w:tcW w:w="10194" w:type="dxa"/>
            <w:shd w:val="clear" w:color="auto" w:fill="E2EFD9" w:themeFill="accent6" w:themeFillTint="33"/>
          </w:tcPr>
          <w:p w14:paraId="26689575" w14:textId="4267F156" w:rsidR="00AC7C5A" w:rsidRDefault="00685534" w:rsidP="00AC7C5A">
            <w:pPr>
              <w:tabs>
                <w:tab w:val="left" w:pos="2520"/>
              </w:tabs>
              <w:jc w:val="center"/>
              <w:rPr>
                <w:rFonts w:ascii="Times New Roman" w:eastAsia="標楷體" w:hAnsi="Times New Roman" w:cs="Times New Roman"/>
                <w:sz w:val="40"/>
                <w:szCs w:val="40"/>
              </w:rPr>
            </w:pPr>
            <w:r>
              <w:rPr>
                <w:rFonts w:ascii="Times New Roman" w:eastAsia="標楷體" w:hAnsi="Times New Roman" w:cs="Times New Roman" w:hint="eastAsia"/>
                <w:sz w:val="40"/>
                <w:szCs w:val="40"/>
              </w:rPr>
              <w:lastRenderedPageBreak/>
              <w:t>R</w:t>
            </w:r>
            <w:r>
              <w:rPr>
                <w:rFonts w:ascii="Times New Roman" w:eastAsia="標楷體" w:hAnsi="Times New Roman" w:cs="Times New Roman"/>
                <w:sz w:val="40"/>
                <w:szCs w:val="40"/>
              </w:rPr>
              <w:t>ecord</w:t>
            </w:r>
          </w:p>
        </w:tc>
      </w:tr>
      <w:tr w:rsidR="00AC7C5A" w14:paraId="63276C08" w14:textId="77777777" w:rsidTr="00AC7C5A">
        <w:tc>
          <w:tcPr>
            <w:tcW w:w="10194" w:type="dxa"/>
          </w:tcPr>
          <w:p w14:paraId="2F2CD1E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package com.example.axix;</w:t>
            </w:r>
          </w:p>
          <w:p w14:paraId="657DA69E" w14:textId="77777777" w:rsidR="00207390" w:rsidRPr="00207390" w:rsidRDefault="00207390" w:rsidP="00207390">
            <w:pPr>
              <w:tabs>
                <w:tab w:val="left" w:pos="2520"/>
              </w:tabs>
              <w:rPr>
                <w:rFonts w:ascii="Times New Roman" w:eastAsia="標楷體" w:hAnsi="Times New Roman" w:cs="Times New Roman"/>
                <w:szCs w:val="24"/>
              </w:rPr>
            </w:pPr>
          </w:p>
          <w:p w14:paraId="206DE67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android.content.Intent;</w:t>
            </w:r>
          </w:p>
          <w:p w14:paraId="332F7917"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android.database.Cursor;</w:t>
            </w:r>
          </w:p>
          <w:p w14:paraId="3F45259F"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android.os.Bundle;</w:t>
            </w:r>
          </w:p>
          <w:p w14:paraId="5AC11C6D"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android.view.View;</w:t>
            </w:r>
          </w:p>
          <w:p w14:paraId="3D6C6F5E"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android.widget.Button;</w:t>
            </w:r>
          </w:p>
          <w:p w14:paraId="03F946F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android.widget.EditText;</w:t>
            </w:r>
          </w:p>
          <w:p w14:paraId="0D240EBB"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android.widget.TextView;</w:t>
            </w:r>
          </w:p>
          <w:p w14:paraId="3B55DAB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android.widget.Toast;</w:t>
            </w:r>
          </w:p>
          <w:p w14:paraId="67B4CD49" w14:textId="77777777" w:rsidR="00207390" w:rsidRPr="00207390" w:rsidRDefault="00207390" w:rsidP="00207390">
            <w:pPr>
              <w:tabs>
                <w:tab w:val="left" w:pos="2520"/>
              </w:tabs>
              <w:rPr>
                <w:rFonts w:ascii="Times New Roman" w:eastAsia="標楷體" w:hAnsi="Times New Roman" w:cs="Times New Roman"/>
                <w:szCs w:val="24"/>
              </w:rPr>
            </w:pPr>
          </w:p>
          <w:p w14:paraId="1E3460CF"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androidx.appcompat.app.AlertDialog;</w:t>
            </w:r>
          </w:p>
          <w:p w14:paraId="5A729F4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import androidx.appcompat.app.AppCompatActivity;</w:t>
            </w:r>
          </w:p>
          <w:p w14:paraId="7A54EB23" w14:textId="77777777" w:rsidR="00207390" w:rsidRPr="00207390" w:rsidRDefault="00207390" w:rsidP="00207390">
            <w:pPr>
              <w:tabs>
                <w:tab w:val="left" w:pos="2520"/>
              </w:tabs>
              <w:rPr>
                <w:rFonts w:ascii="Times New Roman" w:eastAsia="標楷體" w:hAnsi="Times New Roman" w:cs="Times New Roman"/>
                <w:szCs w:val="24"/>
              </w:rPr>
            </w:pPr>
          </w:p>
          <w:p w14:paraId="26CD8C1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public class record extends AppCompatActivity {</w:t>
            </w:r>
          </w:p>
          <w:p w14:paraId="3683F0E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//SQL</w:t>
            </w:r>
          </w:p>
          <w:p w14:paraId="7EBD774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EditText id, name, old, wid, mw, stime;</w:t>
            </w:r>
          </w:p>
          <w:p w14:paraId="4595C2D2"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Button insert, update, delete, view;</w:t>
            </w:r>
          </w:p>
          <w:p w14:paraId="1D5FDF03"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DBHelper DB;</w:t>
            </w:r>
          </w:p>
          <w:p w14:paraId="01FB3F13" w14:textId="77777777" w:rsidR="00207390" w:rsidRPr="00207390" w:rsidRDefault="00207390" w:rsidP="00207390">
            <w:pPr>
              <w:tabs>
                <w:tab w:val="left" w:pos="2520"/>
              </w:tabs>
              <w:rPr>
                <w:rFonts w:ascii="Times New Roman" w:eastAsia="標楷體" w:hAnsi="Times New Roman" w:cs="Times New Roman"/>
                <w:szCs w:val="24"/>
              </w:rPr>
            </w:pPr>
          </w:p>
          <w:p w14:paraId="1EAF6C3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private TextView timeset;</w:t>
            </w:r>
          </w:p>
          <w:p w14:paraId="4AD7F358" w14:textId="77777777" w:rsidR="00207390" w:rsidRPr="00207390" w:rsidRDefault="00207390" w:rsidP="00207390">
            <w:pPr>
              <w:tabs>
                <w:tab w:val="left" w:pos="2520"/>
              </w:tabs>
              <w:rPr>
                <w:rFonts w:ascii="Times New Roman" w:eastAsia="標楷體" w:hAnsi="Times New Roman" w:cs="Times New Roman"/>
                <w:szCs w:val="24"/>
              </w:rPr>
            </w:pPr>
          </w:p>
          <w:p w14:paraId="599F54A1"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protected void onCreate(Bundle savedInstanceState) {</w:t>
            </w:r>
          </w:p>
          <w:p w14:paraId="507E804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super.onCreate(savedInstanceState);</w:t>
            </w:r>
          </w:p>
          <w:p w14:paraId="200BEAD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setContentView(R.layout.activity_record);</w:t>
            </w:r>
          </w:p>
          <w:p w14:paraId="043C81FD" w14:textId="77777777" w:rsidR="00207390" w:rsidRPr="00207390" w:rsidRDefault="00207390" w:rsidP="00207390">
            <w:pPr>
              <w:tabs>
                <w:tab w:val="left" w:pos="2520"/>
              </w:tabs>
              <w:rPr>
                <w:rFonts w:ascii="Times New Roman" w:eastAsia="標楷體" w:hAnsi="Times New Roman" w:cs="Times New Roman"/>
                <w:szCs w:val="24"/>
              </w:rPr>
            </w:pPr>
          </w:p>
          <w:p w14:paraId="2053788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w:t>
            </w:r>
            <w:r w:rsidRPr="00207390">
              <w:rPr>
                <w:rFonts w:ascii="Times New Roman" w:eastAsia="標楷體" w:hAnsi="Times New Roman" w:cs="Times New Roman" w:hint="eastAsia"/>
                <w:szCs w:val="24"/>
              </w:rPr>
              <w:t>接收值</w:t>
            </w:r>
          </w:p>
          <w:p w14:paraId="3D431CDF"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timeset = (TextView)findViewById(R.id.textView3);</w:t>
            </w:r>
          </w:p>
          <w:p w14:paraId="52B7645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stime = (EditText)findViewById(R.id.stime);</w:t>
            </w:r>
          </w:p>
          <w:p w14:paraId="60912277"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Bundle re = getIntent().getExtras();</w:t>
            </w:r>
          </w:p>
          <w:p w14:paraId="3AE4064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if (re != null) {</w:t>
            </w:r>
          </w:p>
          <w:p w14:paraId="58D26DFF"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bigestax = re.getString("ads");</w:t>
            </w:r>
          </w:p>
          <w:p w14:paraId="1BD2A80E"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times = re.getString("ads");</w:t>
            </w:r>
          </w:p>
          <w:p w14:paraId="7B85E172"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timeset.setText(bigestax);</w:t>
            </w:r>
          </w:p>
          <w:p w14:paraId="5A26D3BD"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stime.setText(times);</w:t>
            </w:r>
          </w:p>
          <w:p w14:paraId="1E95E748"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77D68507" w14:textId="77777777" w:rsidR="00207390" w:rsidRPr="00207390" w:rsidRDefault="00207390" w:rsidP="00207390">
            <w:pPr>
              <w:tabs>
                <w:tab w:val="left" w:pos="2520"/>
              </w:tabs>
              <w:rPr>
                <w:rFonts w:ascii="Times New Roman" w:eastAsia="標楷體" w:hAnsi="Times New Roman" w:cs="Times New Roman"/>
                <w:szCs w:val="24"/>
              </w:rPr>
            </w:pPr>
          </w:p>
          <w:p w14:paraId="7BBA4F81"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//SQL</w:t>
            </w:r>
          </w:p>
          <w:p w14:paraId="358912B5"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id = findViewById(R.id.id);</w:t>
            </w:r>
          </w:p>
          <w:p w14:paraId="669F738E"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lastRenderedPageBreak/>
              <w:t xml:space="preserve">        name = findViewById(R.id.name);</w:t>
            </w:r>
          </w:p>
          <w:p w14:paraId="0E210B92"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old = findViewById(R.id.old);</w:t>
            </w:r>
          </w:p>
          <w:p w14:paraId="24C5929E"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wid = findViewById(R.id.wid);</w:t>
            </w:r>
          </w:p>
          <w:p w14:paraId="4A96822D"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mw = findViewById(R.id.mw);</w:t>
            </w:r>
          </w:p>
          <w:p w14:paraId="0B0CDCD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stime = findViewById(R.id.stime);</w:t>
            </w:r>
          </w:p>
          <w:p w14:paraId="07807AC0" w14:textId="77777777" w:rsidR="00207390" w:rsidRPr="00207390" w:rsidRDefault="00207390" w:rsidP="00207390">
            <w:pPr>
              <w:tabs>
                <w:tab w:val="left" w:pos="2520"/>
              </w:tabs>
              <w:rPr>
                <w:rFonts w:ascii="Times New Roman" w:eastAsia="標楷體" w:hAnsi="Times New Roman" w:cs="Times New Roman"/>
                <w:szCs w:val="24"/>
              </w:rPr>
            </w:pPr>
          </w:p>
          <w:p w14:paraId="66F1C10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insert  = findViewById(R.id.btnInsert);</w:t>
            </w:r>
          </w:p>
          <w:p w14:paraId="6387535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update  = findViewById(R.id.btnUpdate);</w:t>
            </w:r>
          </w:p>
          <w:p w14:paraId="5994AE48"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delete  = findViewById(R.id.btnDelete);</w:t>
            </w:r>
          </w:p>
          <w:p w14:paraId="37EEE828"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view  = findViewById(R.id.btnView);</w:t>
            </w:r>
          </w:p>
          <w:p w14:paraId="634D24DD"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DB = new DBHelper(this);</w:t>
            </w:r>
          </w:p>
          <w:p w14:paraId="218C266D" w14:textId="77777777" w:rsidR="00207390" w:rsidRPr="00207390" w:rsidRDefault="00207390" w:rsidP="00207390">
            <w:pPr>
              <w:tabs>
                <w:tab w:val="left" w:pos="2520"/>
              </w:tabs>
              <w:rPr>
                <w:rFonts w:ascii="Times New Roman" w:eastAsia="標楷體" w:hAnsi="Times New Roman" w:cs="Times New Roman"/>
                <w:szCs w:val="24"/>
              </w:rPr>
            </w:pPr>
          </w:p>
          <w:p w14:paraId="18AAEBE8"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insert.setOnClickListener(new View.OnClickListener() {</w:t>
            </w:r>
          </w:p>
          <w:p w14:paraId="7028E19E"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@Override</w:t>
            </w:r>
          </w:p>
          <w:p w14:paraId="6B646F65"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public void onClick(View view) {</w:t>
            </w:r>
          </w:p>
          <w:p w14:paraId="07125F6B"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idTXT = id.getText().toString();</w:t>
            </w:r>
          </w:p>
          <w:p w14:paraId="66E34AB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nameTXT = name.getText().toString();</w:t>
            </w:r>
          </w:p>
          <w:p w14:paraId="38B6F75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oldTXT = old.getText().toString();</w:t>
            </w:r>
          </w:p>
          <w:p w14:paraId="5E3BDE22"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widTXT = wid.getText().toString();</w:t>
            </w:r>
          </w:p>
          <w:p w14:paraId="39C59F2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mwTXT = mw.getText().toString();</w:t>
            </w:r>
          </w:p>
          <w:p w14:paraId="6D77B571"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stimeTXT = stime.getText().toString();</w:t>
            </w:r>
          </w:p>
          <w:p w14:paraId="2478B02E" w14:textId="77777777" w:rsidR="00207390" w:rsidRPr="00207390" w:rsidRDefault="00207390" w:rsidP="00207390">
            <w:pPr>
              <w:tabs>
                <w:tab w:val="left" w:pos="2520"/>
              </w:tabs>
              <w:rPr>
                <w:rFonts w:ascii="Times New Roman" w:eastAsia="標楷體" w:hAnsi="Times New Roman" w:cs="Times New Roman"/>
                <w:szCs w:val="24"/>
              </w:rPr>
            </w:pPr>
          </w:p>
          <w:p w14:paraId="450B9F90"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Boolean checkinsertdata = DB.insertusertdata(idTXT, nameTXT, oldTXT, widTXT, mwTXT, stimeTXT);</w:t>
            </w:r>
          </w:p>
          <w:p w14:paraId="69F542C2"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if (checkinsertdata==true)</w:t>
            </w:r>
          </w:p>
          <w:p w14:paraId="010EF87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Toast.makeText(record.this, "</w:t>
            </w:r>
            <w:r w:rsidRPr="00207390">
              <w:rPr>
                <w:rFonts w:ascii="Times New Roman" w:eastAsia="標楷體" w:hAnsi="Times New Roman" w:cs="Times New Roman" w:hint="eastAsia"/>
                <w:szCs w:val="24"/>
              </w:rPr>
              <w:t>新增資料！</w:t>
            </w:r>
            <w:r w:rsidRPr="00207390">
              <w:rPr>
                <w:rFonts w:ascii="Times New Roman" w:eastAsia="標楷體" w:hAnsi="Times New Roman" w:cs="Times New Roman" w:hint="eastAsia"/>
                <w:szCs w:val="24"/>
              </w:rPr>
              <w:t>", Toast.LENGTH_SHORT).show();</w:t>
            </w:r>
          </w:p>
          <w:p w14:paraId="365E23CD"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else</w:t>
            </w:r>
          </w:p>
          <w:p w14:paraId="54904903"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Toast.makeText(record.this, "</w:t>
            </w:r>
            <w:r w:rsidRPr="00207390">
              <w:rPr>
                <w:rFonts w:ascii="Times New Roman" w:eastAsia="標楷體" w:hAnsi="Times New Roman" w:cs="Times New Roman" w:hint="eastAsia"/>
                <w:szCs w:val="24"/>
              </w:rPr>
              <w:t>新增失敗？</w:t>
            </w:r>
            <w:r w:rsidRPr="00207390">
              <w:rPr>
                <w:rFonts w:ascii="Times New Roman" w:eastAsia="標楷體" w:hAnsi="Times New Roman" w:cs="Times New Roman" w:hint="eastAsia"/>
                <w:szCs w:val="24"/>
              </w:rPr>
              <w:t>", Toast.LENGTH_SHORT).show();</w:t>
            </w:r>
          </w:p>
          <w:p w14:paraId="3E4DDFB7"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4C8C515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3E1932A0" w14:textId="77777777" w:rsidR="00207390" w:rsidRPr="00207390" w:rsidRDefault="00207390" w:rsidP="00207390">
            <w:pPr>
              <w:tabs>
                <w:tab w:val="left" w:pos="2520"/>
              </w:tabs>
              <w:rPr>
                <w:rFonts w:ascii="Times New Roman" w:eastAsia="標楷體" w:hAnsi="Times New Roman" w:cs="Times New Roman"/>
                <w:szCs w:val="24"/>
              </w:rPr>
            </w:pPr>
          </w:p>
          <w:p w14:paraId="67B7EA8E"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update.setOnClickListener(new View.OnClickListener() {</w:t>
            </w:r>
          </w:p>
          <w:p w14:paraId="15AE3FE7"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@Override</w:t>
            </w:r>
          </w:p>
          <w:p w14:paraId="58D62D20"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public void onClick(View view) {</w:t>
            </w:r>
          </w:p>
          <w:p w14:paraId="2B8E04E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idTXT = id.getText().toString();</w:t>
            </w:r>
          </w:p>
          <w:p w14:paraId="025F21C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nameTXT = name.getText().toString();</w:t>
            </w:r>
          </w:p>
          <w:p w14:paraId="169FC5E8"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oldTXT = old.getText().toString();</w:t>
            </w:r>
          </w:p>
          <w:p w14:paraId="0A781D5E"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widTXT = wid.getText().toString();</w:t>
            </w:r>
          </w:p>
          <w:p w14:paraId="3D0B5F9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mwTXT = mw.getText().toString();</w:t>
            </w:r>
          </w:p>
          <w:p w14:paraId="785EDF6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stimeTXT = stime.getText().toString();</w:t>
            </w:r>
          </w:p>
          <w:p w14:paraId="6AAE1B95" w14:textId="77777777" w:rsidR="00207390" w:rsidRPr="00207390" w:rsidRDefault="00207390" w:rsidP="00207390">
            <w:pPr>
              <w:tabs>
                <w:tab w:val="left" w:pos="2520"/>
              </w:tabs>
              <w:rPr>
                <w:rFonts w:ascii="Times New Roman" w:eastAsia="標楷體" w:hAnsi="Times New Roman" w:cs="Times New Roman"/>
                <w:szCs w:val="24"/>
              </w:rPr>
            </w:pPr>
          </w:p>
          <w:p w14:paraId="34650BF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lastRenderedPageBreak/>
              <w:t xml:space="preserve">                Boolean checkinsertdata = DB.updateusertdata(idTXT, nameTXT, oldTXT, widTXT, mwTXT, stimeTXT);</w:t>
            </w:r>
          </w:p>
          <w:p w14:paraId="23886DE7"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if (checkinsertdata==true)</w:t>
            </w:r>
          </w:p>
          <w:p w14:paraId="43ECFDBA"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Toast.makeText(record.this, "</w:t>
            </w:r>
            <w:r w:rsidRPr="00207390">
              <w:rPr>
                <w:rFonts w:ascii="Times New Roman" w:eastAsia="標楷體" w:hAnsi="Times New Roman" w:cs="Times New Roman" w:hint="eastAsia"/>
                <w:szCs w:val="24"/>
              </w:rPr>
              <w:t>資料更新成功！</w:t>
            </w:r>
            <w:r w:rsidRPr="00207390">
              <w:rPr>
                <w:rFonts w:ascii="Times New Roman" w:eastAsia="標楷體" w:hAnsi="Times New Roman" w:cs="Times New Roman" w:hint="eastAsia"/>
                <w:szCs w:val="24"/>
              </w:rPr>
              <w:t>", Toast.LENGTH_SHORT).show();</w:t>
            </w:r>
          </w:p>
          <w:p w14:paraId="75CE94FF"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else</w:t>
            </w:r>
          </w:p>
          <w:p w14:paraId="1136DEF8"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Toast.makeText(record.this, "</w:t>
            </w:r>
            <w:r w:rsidRPr="00207390">
              <w:rPr>
                <w:rFonts w:ascii="Times New Roman" w:eastAsia="標楷體" w:hAnsi="Times New Roman" w:cs="Times New Roman" w:hint="eastAsia"/>
                <w:szCs w:val="24"/>
              </w:rPr>
              <w:t>資料更新失敗？</w:t>
            </w:r>
            <w:r w:rsidRPr="00207390">
              <w:rPr>
                <w:rFonts w:ascii="Times New Roman" w:eastAsia="標楷體" w:hAnsi="Times New Roman" w:cs="Times New Roman" w:hint="eastAsia"/>
                <w:szCs w:val="24"/>
              </w:rPr>
              <w:t>", Toast.LENGTH_SHORT).show();</w:t>
            </w:r>
          </w:p>
          <w:p w14:paraId="01148BF7"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0C4A3B3B"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16CEF844" w14:textId="77777777" w:rsidR="00207390" w:rsidRPr="00207390" w:rsidRDefault="00207390" w:rsidP="00207390">
            <w:pPr>
              <w:tabs>
                <w:tab w:val="left" w:pos="2520"/>
              </w:tabs>
              <w:rPr>
                <w:rFonts w:ascii="Times New Roman" w:eastAsia="標楷體" w:hAnsi="Times New Roman" w:cs="Times New Roman"/>
                <w:szCs w:val="24"/>
              </w:rPr>
            </w:pPr>
          </w:p>
          <w:p w14:paraId="1D16FFAA"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delete.setOnClickListener(new View.OnClickListener() {</w:t>
            </w:r>
          </w:p>
          <w:p w14:paraId="165AEC5F"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@Override</w:t>
            </w:r>
          </w:p>
          <w:p w14:paraId="392ABEE8"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public void onClick(View view) {</w:t>
            </w:r>
          </w:p>
          <w:p w14:paraId="37EAA9EE"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 idTXT = id.getText().toString();</w:t>
            </w:r>
          </w:p>
          <w:p w14:paraId="4085D0F3" w14:textId="77777777" w:rsidR="00207390" w:rsidRPr="00207390" w:rsidRDefault="00207390" w:rsidP="00207390">
            <w:pPr>
              <w:tabs>
                <w:tab w:val="left" w:pos="2520"/>
              </w:tabs>
              <w:rPr>
                <w:rFonts w:ascii="Times New Roman" w:eastAsia="標楷體" w:hAnsi="Times New Roman" w:cs="Times New Roman"/>
                <w:szCs w:val="24"/>
              </w:rPr>
            </w:pPr>
          </w:p>
          <w:p w14:paraId="68ADCAA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Boolean checkinsertdata = DB.delectdata(idTXT);</w:t>
            </w:r>
          </w:p>
          <w:p w14:paraId="6E4524DD"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if (checkinsertdata==true)</w:t>
            </w:r>
          </w:p>
          <w:p w14:paraId="6DA4203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Toast.makeText(record.this, "</w:t>
            </w:r>
            <w:r w:rsidRPr="00207390">
              <w:rPr>
                <w:rFonts w:ascii="Times New Roman" w:eastAsia="標楷體" w:hAnsi="Times New Roman" w:cs="Times New Roman" w:hint="eastAsia"/>
                <w:szCs w:val="24"/>
              </w:rPr>
              <w:t>資料刪除成功！</w:t>
            </w:r>
            <w:r w:rsidRPr="00207390">
              <w:rPr>
                <w:rFonts w:ascii="Times New Roman" w:eastAsia="標楷體" w:hAnsi="Times New Roman" w:cs="Times New Roman" w:hint="eastAsia"/>
                <w:szCs w:val="24"/>
              </w:rPr>
              <w:t>", Toast.LENGTH_SHORT).show();</w:t>
            </w:r>
          </w:p>
          <w:p w14:paraId="4C7456B6"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else</w:t>
            </w:r>
          </w:p>
          <w:p w14:paraId="262F6CA5"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Toast.makeText(record.this, "</w:t>
            </w:r>
            <w:r w:rsidRPr="00207390">
              <w:rPr>
                <w:rFonts w:ascii="Times New Roman" w:eastAsia="標楷體" w:hAnsi="Times New Roman" w:cs="Times New Roman" w:hint="eastAsia"/>
                <w:szCs w:val="24"/>
              </w:rPr>
              <w:t>資料刪除失敗？</w:t>
            </w:r>
            <w:r w:rsidRPr="00207390">
              <w:rPr>
                <w:rFonts w:ascii="Times New Roman" w:eastAsia="標楷體" w:hAnsi="Times New Roman" w:cs="Times New Roman" w:hint="eastAsia"/>
                <w:szCs w:val="24"/>
              </w:rPr>
              <w:t>", Toast.LENGTH_SHORT).show();</w:t>
            </w:r>
          </w:p>
          <w:p w14:paraId="0467B855"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1A1745CF"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09DDE122" w14:textId="77777777" w:rsidR="00207390" w:rsidRPr="00207390" w:rsidRDefault="00207390" w:rsidP="00207390">
            <w:pPr>
              <w:tabs>
                <w:tab w:val="left" w:pos="2520"/>
              </w:tabs>
              <w:rPr>
                <w:rFonts w:ascii="Times New Roman" w:eastAsia="標楷體" w:hAnsi="Times New Roman" w:cs="Times New Roman"/>
                <w:szCs w:val="24"/>
              </w:rPr>
            </w:pPr>
          </w:p>
          <w:p w14:paraId="20127B0B"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view.setOnClickListener(new View.OnClickListener() {</w:t>
            </w:r>
          </w:p>
          <w:p w14:paraId="0007167D"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@Override</w:t>
            </w:r>
          </w:p>
          <w:p w14:paraId="2AF66372"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public void onClick(View view) {</w:t>
            </w:r>
          </w:p>
          <w:p w14:paraId="4951E26F"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Cursor res = DB.getdata();</w:t>
            </w:r>
          </w:p>
          <w:p w14:paraId="6568918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if (res.getCount()==0){</w:t>
            </w:r>
          </w:p>
          <w:p w14:paraId="77A362F2"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Toast.makeText(record.this, "</w:t>
            </w:r>
            <w:r w:rsidRPr="00207390">
              <w:rPr>
                <w:rFonts w:ascii="Times New Roman" w:eastAsia="標楷體" w:hAnsi="Times New Roman" w:cs="Times New Roman" w:hint="eastAsia"/>
                <w:szCs w:val="24"/>
              </w:rPr>
              <w:t>查無資料</w:t>
            </w:r>
            <w:r w:rsidRPr="00207390">
              <w:rPr>
                <w:rFonts w:ascii="Times New Roman" w:eastAsia="標楷體" w:hAnsi="Times New Roman" w:cs="Times New Roman" w:hint="eastAsia"/>
                <w:szCs w:val="24"/>
              </w:rPr>
              <w:t>", Toast.LENGTH_SHORT).show();</w:t>
            </w:r>
          </w:p>
          <w:p w14:paraId="5217D0A1"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return;</w:t>
            </w:r>
          </w:p>
          <w:p w14:paraId="76AB8DE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2E7083FB"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StringBuffer buffer = new StringBuffer();</w:t>
            </w:r>
          </w:p>
          <w:p w14:paraId="2D8407BB"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while (res.moveToNext()) {</w:t>
            </w:r>
          </w:p>
          <w:p w14:paraId="3D2958B7"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buffer.append("id :"+res.getString(0)+"\n");</w:t>
            </w:r>
          </w:p>
          <w:p w14:paraId="763D3EC4"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buffer.append("</w:t>
            </w:r>
            <w:r w:rsidRPr="00207390">
              <w:rPr>
                <w:rFonts w:ascii="Times New Roman" w:eastAsia="標楷體" w:hAnsi="Times New Roman" w:cs="Times New Roman" w:hint="eastAsia"/>
                <w:szCs w:val="24"/>
              </w:rPr>
              <w:t>姓名</w:t>
            </w:r>
            <w:r w:rsidRPr="00207390">
              <w:rPr>
                <w:rFonts w:ascii="Times New Roman" w:eastAsia="標楷體" w:hAnsi="Times New Roman" w:cs="Times New Roman" w:hint="eastAsia"/>
                <w:szCs w:val="24"/>
              </w:rPr>
              <w:t xml:space="preserve"> :"+res.getString(1)+"\n");</w:t>
            </w:r>
          </w:p>
          <w:p w14:paraId="269DE0B0"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buffer.append("</w:t>
            </w:r>
            <w:r w:rsidRPr="00207390">
              <w:rPr>
                <w:rFonts w:ascii="Times New Roman" w:eastAsia="標楷體" w:hAnsi="Times New Roman" w:cs="Times New Roman" w:hint="eastAsia"/>
                <w:szCs w:val="24"/>
              </w:rPr>
              <w:t>年齡</w:t>
            </w:r>
            <w:r w:rsidRPr="00207390">
              <w:rPr>
                <w:rFonts w:ascii="Times New Roman" w:eastAsia="標楷體" w:hAnsi="Times New Roman" w:cs="Times New Roman" w:hint="eastAsia"/>
                <w:szCs w:val="24"/>
              </w:rPr>
              <w:t xml:space="preserve"> :"+res.getString(2)+"\n");</w:t>
            </w:r>
          </w:p>
          <w:p w14:paraId="11C1809B"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buffer.append("</w:t>
            </w:r>
            <w:r w:rsidRPr="00207390">
              <w:rPr>
                <w:rFonts w:ascii="Times New Roman" w:eastAsia="標楷體" w:hAnsi="Times New Roman" w:cs="Times New Roman" w:hint="eastAsia"/>
                <w:szCs w:val="24"/>
              </w:rPr>
              <w:t>體重</w:t>
            </w:r>
            <w:r w:rsidRPr="00207390">
              <w:rPr>
                <w:rFonts w:ascii="Times New Roman" w:eastAsia="標楷體" w:hAnsi="Times New Roman" w:cs="Times New Roman" w:hint="eastAsia"/>
                <w:szCs w:val="24"/>
              </w:rPr>
              <w:t xml:space="preserve"> :"+res.getString(3)+"\n");</w:t>
            </w:r>
          </w:p>
          <w:p w14:paraId="476F646B"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buffer.append("</w:t>
            </w:r>
            <w:r w:rsidRPr="00207390">
              <w:rPr>
                <w:rFonts w:ascii="Times New Roman" w:eastAsia="標楷體" w:hAnsi="Times New Roman" w:cs="Times New Roman" w:hint="eastAsia"/>
                <w:szCs w:val="24"/>
              </w:rPr>
              <w:t>性別</w:t>
            </w:r>
            <w:r w:rsidRPr="00207390">
              <w:rPr>
                <w:rFonts w:ascii="Times New Roman" w:eastAsia="標楷體" w:hAnsi="Times New Roman" w:cs="Times New Roman" w:hint="eastAsia"/>
                <w:szCs w:val="24"/>
              </w:rPr>
              <w:t xml:space="preserve"> :"+res.getString(4)+"\n");</w:t>
            </w:r>
          </w:p>
          <w:p w14:paraId="176C39D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lastRenderedPageBreak/>
              <w:t xml:space="preserve">                    buffer.append("</w:t>
            </w:r>
            <w:r w:rsidRPr="00207390">
              <w:rPr>
                <w:rFonts w:ascii="Times New Roman" w:eastAsia="標楷體" w:hAnsi="Times New Roman" w:cs="Times New Roman" w:hint="eastAsia"/>
                <w:szCs w:val="24"/>
              </w:rPr>
              <w:t>測驗時間</w:t>
            </w:r>
            <w:r w:rsidRPr="00207390">
              <w:rPr>
                <w:rFonts w:ascii="Times New Roman" w:eastAsia="標楷體" w:hAnsi="Times New Roman" w:cs="Times New Roman" w:hint="eastAsia"/>
                <w:szCs w:val="24"/>
              </w:rPr>
              <w:t xml:space="preserve"> :"+res.getString(5)+"\n\n");</w:t>
            </w:r>
          </w:p>
          <w:p w14:paraId="2DF4705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15873F2F" w14:textId="77777777" w:rsidR="00207390" w:rsidRPr="00207390" w:rsidRDefault="00207390" w:rsidP="00207390">
            <w:pPr>
              <w:tabs>
                <w:tab w:val="left" w:pos="2520"/>
              </w:tabs>
              <w:rPr>
                <w:rFonts w:ascii="Times New Roman" w:eastAsia="標楷體" w:hAnsi="Times New Roman" w:cs="Times New Roman"/>
                <w:szCs w:val="24"/>
              </w:rPr>
            </w:pPr>
          </w:p>
          <w:p w14:paraId="008FA5AD"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AlertDialog.Builder builder = new AlertDialog.Builder(record.this);</w:t>
            </w:r>
          </w:p>
          <w:p w14:paraId="21D388C9"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builder.setCancelable(true);</w:t>
            </w:r>
          </w:p>
          <w:p w14:paraId="4B333D91"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hint="eastAsia"/>
                <w:szCs w:val="24"/>
              </w:rPr>
              <w:t xml:space="preserve">                builder.setTitle("</w:t>
            </w:r>
            <w:r w:rsidRPr="00207390">
              <w:rPr>
                <w:rFonts w:ascii="Times New Roman" w:eastAsia="標楷體" w:hAnsi="Times New Roman" w:cs="Times New Roman" w:hint="eastAsia"/>
                <w:szCs w:val="24"/>
              </w:rPr>
              <w:t>紀錄</w:t>
            </w:r>
            <w:r w:rsidRPr="00207390">
              <w:rPr>
                <w:rFonts w:ascii="Times New Roman" w:eastAsia="標楷體" w:hAnsi="Times New Roman" w:cs="Times New Roman" w:hint="eastAsia"/>
                <w:szCs w:val="24"/>
              </w:rPr>
              <w:t>");</w:t>
            </w:r>
          </w:p>
          <w:p w14:paraId="07CDD203"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builder.setMessage(buffer.toString());</w:t>
            </w:r>
          </w:p>
          <w:p w14:paraId="7DFE6F4A"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builder.show();</w:t>
            </w:r>
          </w:p>
          <w:p w14:paraId="25005E8C"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1A37F3A8"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6F8B42DA" w14:textId="77777777" w:rsidR="00207390" w:rsidRPr="00207390" w:rsidRDefault="00207390" w:rsidP="00207390">
            <w:pPr>
              <w:tabs>
                <w:tab w:val="left" w:pos="2520"/>
              </w:tabs>
              <w:rPr>
                <w:rFonts w:ascii="Times New Roman" w:eastAsia="標楷體" w:hAnsi="Times New Roman" w:cs="Times New Roman"/>
                <w:szCs w:val="24"/>
              </w:rPr>
            </w:pPr>
          </w:p>
          <w:p w14:paraId="4C90A8B2" w14:textId="77777777" w:rsidR="00207390"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 xml:space="preserve">    }</w:t>
            </w:r>
          </w:p>
          <w:p w14:paraId="64A4861C" w14:textId="77777777" w:rsidR="00207390" w:rsidRPr="00207390" w:rsidRDefault="00207390" w:rsidP="00207390">
            <w:pPr>
              <w:tabs>
                <w:tab w:val="left" w:pos="2520"/>
              </w:tabs>
              <w:rPr>
                <w:rFonts w:ascii="Times New Roman" w:eastAsia="標楷體" w:hAnsi="Times New Roman" w:cs="Times New Roman"/>
                <w:szCs w:val="24"/>
              </w:rPr>
            </w:pPr>
          </w:p>
          <w:p w14:paraId="16B9CB06" w14:textId="77777777" w:rsidR="00207390" w:rsidRPr="00207390" w:rsidRDefault="00207390" w:rsidP="00207390">
            <w:pPr>
              <w:tabs>
                <w:tab w:val="left" w:pos="2520"/>
              </w:tabs>
              <w:rPr>
                <w:rFonts w:ascii="Times New Roman" w:eastAsia="標楷體" w:hAnsi="Times New Roman" w:cs="Times New Roman"/>
                <w:szCs w:val="24"/>
              </w:rPr>
            </w:pPr>
          </w:p>
          <w:p w14:paraId="70AE5967" w14:textId="77777777" w:rsidR="00207390" w:rsidRPr="00207390" w:rsidRDefault="00207390" w:rsidP="00207390">
            <w:pPr>
              <w:tabs>
                <w:tab w:val="left" w:pos="2520"/>
              </w:tabs>
              <w:rPr>
                <w:rFonts w:ascii="Times New Roman" w:eastAsia="標楷體" w:hAnsi="Times New Roman" w:cs="Times New Roman"/>
                <w:szCs w:val="24"/>
              </w:rPr>
            </w:pPr>
          </w:p>
          <w:p w14:paraId="6BA8B568" w14:textId="77777777" w:rsidR="00207390" w:rsidRPr="00207390" w:rsidRDefault="00207390" w:rsidP="00207390">
            <w:pPr>
              <w:tabs>
                <w:tab w:val="left" w:pos="2520"/>
              </w:tabs>
              <w:rPr>
                <w:rFonts w:ascii="Times New Roman" w:eastAsia="標楷體" w:hAnsi="Times New Roman" w:cs="Times New Roman"/>
                <w:szCs w:val="24"/>
              </w:rPr>
            </w:pPr>
          </w:p>
          <w:p w14:paraId="7CFF247B" w14:textId="424453B0" w:rsidR="00AC7C5A" w:rsidRPr="00207390" w:rsidRDefault="00207390" w:rsidP="00207390">
            <w:pPr>
              <w:tabs>
                <w:tab w:val="left" w:pos="2520"/>
              </w:tabs>
              <w:rPr>
                <w:rFonts w:ascii="Times New Roman" w:eastAsia="標楷體" w:hAnsi="Times New Roman" w:cs="Times New Roman"/>
                <w:szCs w:val="24"/>
              </w:rPr>
            </w:pPr>
            <w:r w:rsidRPr="00207390">
              <w:rPr>
                <w:rFonts w:ascii="Times New Roman" w:eastAsia="標楷體" w:hAnsi="Times New Roman" w:cs="Times New Roman"/>
                <w:szCs w:val="24"/>
              </w:rPr>
              <w:t>}</w:t>
            </w:r>
          </w:p>
        </w:tc>
      </w:tr>
    </w:tbl>
    <w:p w14:paraId="64FF3ABA" w14:textId="68BD85A1" w:rsidR="00144F1A" w:rsidRDefault="00144F1A" w:rsidP="00955F87">
      <w:pPr>
        <w:widowControl/>
        <w:rPr>
          <w:rFonts w:ascii="Times New Roman" w:eastAsia="標楷體" w:hAnsi="Times New Roman" w:cs="Times New Roman"/>
          <w:sz w:val="40"/>
          <w:szCs w:val="40"/>
        </w:rPr>
      </w:pPr>
    </w:p>
    <w:p w14:paraId="49BC4FEF" w14:textId="77777777" w:rsidR="00144F1A" w:rsidRDefault="00144F1A">
      <w:pPr>
        <w:widowControl/>
        <w:rPr>
          <w:rFonts w:ascii="Times New Roman" w:eastAsia="標楷體" w:hAnsi="Times New Roman" w:cs="Times New Roman"/>
          <w:sz w:val="40"/>
          <w:szCs w:val="40"/>
        </w:rPr>
      </w:pPr>
      <w:r>
        <w:rPr>
          <w:rFonts w:ascii="Times New Roman" w:eastAsia="標楷體" w:hAnsi="Times New Roman" w:cs="Times New Roman"/>
          <w:sz w:val="40"/>
          <w:szCs w:val="40"/>
        </w:rPr>
        <w:br w:type="page"/>
      </w:r>
    </w:p>
    <w:tbl>
      <w:tblPr>
        <w:tblStyle w:val="a9"/>
        <w:tblW w:w="0" w:type="auto"/>
        <w:tblLook w:val="04A0" w:firstRow="1" w:lastRow="0" w:firstColumn="1" w:lastColumn="0" w:noHBand="0" w:noVBand="1"/>
      </w:tblPr>
      <w:tblGrid>
        <w:gridCol w:w="10194"/>
      </w:tblGrid>
      <w:tr w:rsidR="00144F1A" w14:paraId="1722A664" w14:textId="77777777" w:rsidTr="00144F1A">
        <w:tc>
          <w:tcPr>
            <w:tcW w:w="10194" w:type="dxa"/>
            <w:shd w:val="clear" w:color="auto" w:fill="E2EFD9" w:themeFill="accent6" w:themeFillTint="33"/>
            <w:vAlign w:val="center"/>
          </w:tcPr>
          <w:p w14:paraId="4B690647" w14:textId="57CED823" w:rsidR="00144F1A" w:rsidRDefault="00525547" w:rsidP="00144F1A">
            <w:pPr>
              <w:widowControl/>
              <w:jc w:val="center"/>
              <w:rPr>
                <w:rFonts w:ascii="Times New Roman" w:eastAsia="標楷體" w:hAnsi="Times New Roman" w:cs="Times New Roman"/>
                <w:sz w:val="40"/>
                <w:szCs w:val="40"/>
              </w:rPr>
            </w:pPr>
            <w:r>
              <w:rPr>
                <w:rFonts w:ascii="Times New Roman" w:eastAsia="標楷體" w:hAnsi="Times New Roman" w:cs="Times New Roman"/>
                <w:sz w:val="40"/>
                <w:szCs w:val="40"/>
              </w:rPr>
              <w:lastRenderedPageBreak/>
              <w:t>DBH</w:t>
            </w:r>
            <w:r>
              <w:rPr>
                <w:rFonts w:ascii="Times New Roman" w:eastAsia="標楷體" w:hAnsi="Times New Roman" w:cs="Times New Roman" w:hint="eastAsia"/>
                <w:sz w:val="40"/>
                <w:szCs w:val="40"/>
              </w:rPr>
              <w:t>e</w:t>
            </w:r>
            <w:r>
              <w:rPr>
                <w:rFonts w:ascii="Times New Roman" w:eastAsia="標楷體" w:hAnsi="Times New Roman" w:cs="Times New Roman"/>
                <w:sz w:val="40"/>
                <w:szCs w:val="40"/>
              </w:rPr>
              <w:t>lper</w:t>
            </w:r>
          </w:p>
        </w:tc>
      </w:tr>
      <w:tr w:rsidR="00144F1A" w14:paraId="2960F4B9" w14:textId="77777777" w:rsidTr="00144F1A">
        <w:tc>
          <w:tcPr>
            <w:tcW w:w="10194" w:type="dxa"/>
          </w:tcPr>
          <w:p w14:paraId="42D39F77"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package com.example.axix;</w:t>
            </w:r>
          </w:p>
          <w:p w14:paraId="4B996E79" w14:textId="77777777" w:rsidR="00525547" w:rsidRPr="00525547" w:rsidRDefault="00525547" w:rsidP="00525547">
            <w:pPr>
              <w:widowControl/>
              <w:jc w:val="both"/>
              <w:rPr>
                <w:rFonts w:ascii="Times New Roman" w:eastAsia="標楷體" w:hAnsi="Times New Roman" w:cs="Times New Roman"/>
                <w:szCs w:val="24"/>
              </w:rPr>
            </w:pPr>
          </w:p>
          <w:p w14:paraId="582FF46B"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import android.content.ContentValues;</w:t>
            </w:r>
          </w:p>
          <w:p w14:paraId="42C08C41"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import android.content.Context;</w:t>
            </w:r>
          </w:p>
          <w:p w14:paraId="6FD17C37"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import android.database.Cursor;</w:t>
            </w:r>
          </w:p>
          <w:p w14:paraId="52974BAE"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import android.database.sqlite.SQLiteDatabase;</w:t>
            </w:r>
          </w:p>
          <w:p w14:paraId="113F3C3D"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import android.database.sqlite.SQLiteOpenHelper;</w:t>
            </w:r>
          </w:p>
          <w:p w14:paraId="41F6A476" w14:textId="77777777" w:rsidR="00525547" w:rsidRPr="00525547" w:rsidRDefault="00525547" w:rsidP="00525547">
            <w:pPr>
              <w:widowControl/>
              <w:jc w:val="both"/>
              <w:rPr>
                <w:rFonts w:ascii="Times New Roman" w:eastAsia="標楷體" w:hAnsi="Times New Roman" w:cs="Times New Roman"/>
                <w:szCs w:val="24"/>
              </w:rPr>
            </w:pPr>
          </w:p>
          <w:p w14:paraId="2E101477"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public class DBHelper extends SQLiteOpenHelper{</w:t>
            </w:r>
          </w:p>
          <w:p w14:paraId="39EDEBA7"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public DBHelper(Context context) {</w:t>
            </w:r>
          </w:p>
          <w:p w14:paraId="77763803"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super(context, "Userdata.db", null, 1);</w:t>
            </w:r>
          </w:p>
          <w:p w14:paraId="0D4FBCD6"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470C0707" w14:textId="77777777" w:rsidR="00525547" w:rsidRPr="00525547" w:rsidRDefault="00525547" w:rsidP="00525547">
            <w:pPr>
              <w:widowControl/>
              <w:jc w:val="both"/>
              <w:rPr>
                <w:rFonts w:ascii="Times New Roman" w:eastAsia="標楷體" w:hAnsi="Times New Roman" w:cs="Times New Roman"/>
                <w:szCs w:val="24"/>
              </w:rPr>
            </w:pPr>
          </w:p>
          <w:p w14:paraId="3376749B"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@Override</w:t>
            </w:r>
          </w:p>
          <w:p w14:paraId="626428B6"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onCreate(SQLiteDatabase DB) {</w:t>
            </w:r>
          </w:p>
          <w:p w14:paraId="377AB61E"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DB.execSQL("create Table Userdetails(id TXET primary key, name TEXT, old TEXT, wid TEXT, mw TEXT, stime TEXT)");</w:t>
            </w:r>
          </w:p>
          <w:p w14:paraId="79A97B3B"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5E97A92" w14:textId="77777777" w:rsidR="00525547" w:rsidRPr="00525547" w:rsidRDefault="00525547" w:rsidP="00525547">
            <w:pPr>
              <w:widowControl/>
              <w:jc w:val="both"/>
              <w:rPr>
                <w:rFonts w:ascii="Times New Roman" w:eastAsia="標楷體" w:hAnsi="Times New Roman" w:cs="Times New Roman"/>
                <w:szCs w:val="24"/>
              </w:rPr>
            </w:pPr>
          </w:p>
          <w:p w14:paraId="191021DC"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@Override</w:t>
            </w:r>
          </w:p>
          <w:p w14:paraId="1AEFC147"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onUpgrade(SQLiteDatabase DB, int i, int i1) {</w:t>
            </w:r>
          </w:p>
          <w:p w14:paraId="7AD677C9"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DB.execSQL("drop Table if exists Userdetails");</w:t>
            </w:r>
          </w:p>
          <w:p w14:paraId="10BE66AA"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37538FC" w14:textId="77777777" w:rsidR="00525547" w:rsidRPr="00525547" w:rsidRDefault="00525547" w:rsidP="00525547">
            <w:pPr>
              <w:widowControl/>
              <w:jc w:val="both"/>
              <w:rPr>
                <w:rFonts w:ascii="Times New Roman" w:eastAsia="標楷體" w:hAnsi="Times New Roman" w:cs="Times New Roman"/>
                <w:szCs w:val="24"/>
              </w:rPr>
            </w:pPr>
          </w:p>
          <w:p w14:paraId="73180258" w14:textId="77777777" w:rsidR="00525547" w:rsidRPr="00525547" w:rsidRDefault="00525547" w:rsidP="00525547">
            <w:pPr>
              <w:widowControl/>
              <w:jc w:val="both"/>
              <w:rPr>
                <w:rFonts w:ascii="Times New Roman" w:eastAsia="標楷體" w:hAnsi="Times New Roman" w:cs="Times New Roman"/>
                <w:szCs w:val="24"/>
              </w:rPr>
            </w:pPr>
          </w:p>
          <w:p w14:paraId="7B1EF243"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public  Boolean insertusertdata(String id, String name, String old, String wid, String mw, String stime)</w:t>
            </w:r>
          </w:p>
          <w:p w14:paraId="6D40DDC3"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6C88718E"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SQLiteDatabase DB = this.getWritableDatabase();</w:t>
            </w:r>
          </w:p>
          <w:p w14:paraId="49794E32"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 contentValues = new ContentValues();</w:t>
            </w:r>
          </w:p>
          <w:p w14:paraId="4DB9A682"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contentValues.put("id", id);</w:t>
            </w:r>
          </w:p>
          <w:p w14:paraId="6635BAF7"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contentValues.put("name", name);</w:t>
            </w:r>
          </w:p>
          <w:p w14:paraId="36528B98"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contentValues.put("old", old);</w:t>
            </w:r>
          </w:p>
          <w:p w14:paraId="17C21559"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contentValues.put("wid", wid);</w:t>
            </w:r>
          </w:p>
          <w:p w14:paraId="0BB9A39E"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contentValues.put("mw", mw);</w:t>
            </w:r>
          </w:p>
          <w:p w14:paraId="6BC6A549"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contentValues.put("stime", stime);</w:t>
            </w:r>
          </w:p>
          <w:p w14:paraId="3EBFC6E6" w14:textId="77777777" w:rsidR="00525547" w:rsidRPr="00525547" w:rsidRDefault="00525547" w:rsidP="00525547">
            <w:pPr>
              <w:widowControl/>
              <w:jc w:val="both"/>
              <w:rPr>
                <w:rFonts w:ascii="Times New Roman" w:eastAsia="標楷體" w:hAnsi="Times New Roman" w:cs="Times New Roman"/>
                <w:szCs w:val="24"/>
              </w:rPr>
            </w:pPr>
          </w:p>
          <w:p w14:paraId="5E3E3640"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long result=DB.insert("Userdetails",null,contentValues);</w:t>
            </w:r>
          </w:p>
          <w:p w14:paraId="13B42725"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if (result==-1){</w:t>
            </w:r>
          </w:p>
          <w:p w14:paraId="014E6D85"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lastRenderedPageBreak/>
              <w:t xml:space="preserve">            return false;</w:t>
            </w:r>
          </w:p>
          <w:p w14:paraId="38CC27D6"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}else{</w:t>
            </w:r>
          </w:p>
          <w:p w14:paraId="0B211024"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return true;</w:t>
            </w:r>
          </w:p>
          <w:p w14:paraId="0E74FA64"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38B6827B"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4CB86C58" w14:textId="77777777" w:rsidR="00525547" w:rsidRPr="00525547" w:rsidRDefault="00525547" w:rsidP="00525547">
            <w:pPr>
              <w:widowControl/>
              <w:jc w:val="both"/>
              <w:rPr>
                <w:rFonts w:ascii="Times New Roman" w:eastAsia="標楷體" w:hAnsi="Times New Roman" w:cs="Times New Roman"/>
                <w:szCs w:val="24"/>
              </w:rPr>
            </w:pPr>
          </w:p>
          <w:p w14:paraId="5A2146A1"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public  Boolean updateusertdata(String id, String name, String old, String wid, String mw, String stime)</w:t>
            </w:r>
          </w:p>
          <w:p w14:paraId="499F8673"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07F5BC34"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SQLiteDatabase DB = this.getWritableDatabase();</w:t>
            </w:r>
          </w:p>
          <w:p w14:paraId="7941C2DF"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 contentValues = new ContentValues();</w:t>
            </w:r>
          </w:p>
          <w:p w14:paraId="6ADDD6C0"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contentValues.put("name", name);</w:t>
            </w:r>
          </w:p>
          <w:p w14:paraId="5B8479C3"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contentValues.put("old", old);</w:t>
            </w:r>
          </w:p>
          <w:p w14:paraId="04400AFB"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contentValues.put("wid", wid);</w:t>
            </w:r>
          </w:p>
          <w:p w14:paraId="27F1EA32"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contentValues.put("mw", mw);</w:t>
            </w:r>
          </w:p>
          <w:p w14:paraId="06B23DAF"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contentValues.put("stime", stime);</w:t>
            </w:r>
          </w:p>
          <w:p w14:paraId="7EF51AEB" w14:textId="77777777" w:rsidR="00525547" w:rsidRPr="00525547" w:rsidRDefault="00525547" w:rsidP="00525547">
            <w:pPr>
              <w:widowControl/>
              <w:jc w:val="both"/>
              <w:rPr>
                <w:rFonts w:ascii="Times New Roman" w:eastAsia="標楷體" w:hAnsi="Times New Roman" w:cs="Times New Roman"/>
                <w:szCs w:val="24"/>
              </w:rPr>
            </w:pPr>
          </w:p>
          <w:p w14:paraId="1C1699FE"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Cursor cursor = DB.rawQuery("Select * from Userdetails where id = ?", new String[]{id});</w:t>
            </w:r>
          </w:p>
          <w:p w14:paraId="2A1E590D"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if (cursor.getCount() &gt; 0) {</w:t>
            </w:r>
          </w:p>
          <w:p w14:paraId="694B0EE7"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long result = DB.update("Userdetails", contentValues, "id=?", new String[]{id});</w:t>
            </w:r>
          </w:p>
          <w:p w14:paraId="7F87A32F"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if (result == -1) {</w:t>
            </w:r>
          </w:p>
          <w:p w14:paraId="118C382A"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return false;</w:t>
            </w:r>
          </w:p>
          <w:p w14:paraId="4B5360EC"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 else {</w:t>
            </w:r>
          </w:p>
          <w:p w14:paraId="58BA2A61"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return true;</w:t>
            </w:r>
          </w:p>
          <w:p w14:paraId="78F8B39C"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80F68D8" w14:textId="77777777" w:rsidR="00525547" w:rsidRPr="00525547" w:rsidRDefault="00525547" w:rsidP="00525547">
            <w:pPr>
              <w:widowControl/>
              <w:jc w:val="both"/>
              <w:rPr>
                <w:rFonts w:ascii="Times New Roman" w:eastAsia="標楷體" w:hAnsi="Times New Roman" w:cs="Times New Roman"/>
                <w:szCs w:val="24"/>
              </w:rPr>
            </w:pPr>
          </w:p>
          <w:p w14:paraId="02362C5F"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}else {</w:t>
            </w:r>
          </w:p>
          <w:p w14:paraId="7350DC66"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return false;</w:t>
            </w:r>
          </w:p>
          <w:p w14:paraId="0024357D"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0824AD58" w14:textId="77777777" w:rsidR="00525547" w:rsidRPr="00525547" w:rsidRDefault="00525547" w:rsidP="00525547">
            <w:pPr>
              <w:widowControl/>
              <w:jc w:val="both"/>
              <w:rPr>
                <w:rFonts w:ascii="Times New Roman" w:eastAsia="標楷體" w:hAnsi="Times New Roman" w:cs="Times New Roman"/>
                <w:szCs w:val="24"/>
              </w:rPr>
            </w:pPr>
          </w:p>
          <w:p w14:paraId="021AAD8A"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public  Boolean delectdata(String id)</w:t>
            </w:r>
          </w:p>
          <w:p w14:paraId="54803B33"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566BE754"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SQLiteDatabase DB = this.getWritableDatabase();</w:t>
            </w:r>
          </w:p>
          <w:p w14:paraId="04965643"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Cursor cursor = DB.rawQuery("Select * from Userdetails where id = ?", new String[]{id});</w:t>
            </w:r>
          </w:p>
          <w:p w14:paraId="16780C87"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if (cursor.getCount() &gt; 0) {</w:t>
            </w:r>
          </w:p>
          <w:p w14:paraId="168555C3"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long result = DB.delete("Userdetails", "id=?", new String[]{id});</w:t>
            </w:r>
          </w:p>
          <w:p w14:paraId="1437CE98"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if (result == -1) {</w:t>
            </w:r>
          </w:p>
          <w:p w14:paraId="3BFD4BE6"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return false;</w:t>
            </w:r>
          </w:p>
          <w:p w14:paraId="7F55969C"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 else {</w:t>
            </w:r>
          </w:p>
          <w:p w14:paraId="117FD9A2"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return true;</w:t>
            </w:r>
          </w:p>
          <w:p w14:paraId="70CCD22C"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CA7D645" w14:textId="77777777" w:rsidR="00525547" w:rsidRPr="00525547" w:rsidRDefault="00525547" w:rsidP="00525547">
            <w:pPr>
              <w:widowControl/>
              <w:jc w:val="both"/>
              <w:rPr>
                <w:rFonts w:ascii="Times New Roman" w:eastAsia="標楷體" w:hAnsi="Times New Roman" w:cs="Times New Roman"/>
                <w:szCs w:val="24"/>
              </w:rPr>
            </w:pPr>
          </w:p>
          <w:p w14:paraId="4DD411AC"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}else {</w:t>
            </w:r>
          </w:p>
          <w:p w14:paraId="5BB6D005"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return false;</w:t>
            </w:r>
          </w:p>
          <w:p w14:paraId="0F57362C"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1FC5EE1C"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074C5D86" w14:textId="77777777" w:rsidR="00525547" w:rsidRPr="00525547" w:rsidRDefault="00525547" w:rsidP="00525547">
            <w:pPr>
              <w:widowControl/>
              <w:jc w:val="both"/>
              <w:rPr>
                <w:rFonts w:ascii="Times New Roman" w:eastAsia="標楷體" w:hAnsi="Times New Roman" w:cs="Times New Roman"/>
                <w:szCs w:val="24"/>
              </w:rPr>
            </w:pPr>
          </w:p>
          <w:p w14:paraId="17AC9DBF"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public Cursor getdata()</w:t>
            </w:r>
          </w:p>
          <w:p w14:paraId="542C677A"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468A8AE9"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SQLiteDatabase DB = this.getWritableDatabase();</w:t>
            </w:r>
          </w:p>
          <w:p w14:paraId="4BFFF372"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Cursor cursor = DB.rawQuery("Select * from Userdetails", null);</w:t>
            </w:r>
          </w:p>
          <w:p w14:paraId="352B3E59"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return cursor;</w:t>
            </w:r>
          </w:p>
          <w:p w14:paraId="57039F51"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4103CF1A" w14:textId="77777777" w:rsidR="00525547" w:rsidRPr="00525547" w:rsidRDefault="00525547" w:rsidP="00525547">
            <w:pPr>
              <w:widowControl/>
              <w:jc w:val="both"/>
              <w:rPr>
                <w:rFonts w:ascii="Times New Roman" w:eastAsia="標楷體" w:hAnsi="Times New Roman" w:cs="Times New Roman"/>
                <w:szCs w:val="24"/>
              </w:rPr>
            </w:pPr>
            <w:r w:rsidRPr="00525547">
              <w:rPr>
                <w:rFonts w:ascii="Times New Roman" w:eastAsia="標楷體" w:hAnsi="Times New Roman" w:cs="Times New Roman"/>
                <w:szCs w:val="24"/>
              </w:rPr>
              <w:t>}</w:t>
            </w:r>
          </w:p>
          <w:p w14:paraId="27560094" w14:textId="1C877928" w:rsidR="00144F1A" w:rsidRPr="00525547" w:rsidRDefault="00144F1A" w:rsidP="00525547">
            <w:pPr>
              <w:widowControl/>
              <w:jc w:val="both"/>
              <w:rPr>
                <w:rFonts w:ascii="Times New Roman" w:eastAsia="標楷體" w:hAnsi="Times New Roman" w:cs="Times New Roman"/>
                <w:szCs w:val="24"/>
              </w:rPr>
            </w:pPr>
          </w:p>
        </w:tc>
      </w:tr>
    </w:tbl>
    <w:p w14:paraId="7B5E379E" w14:textId="77777777" w:rsidR="00144F1A" w:rsidRDefault="00144F1A" w:rsidP="00955F87">
      <w:pPr>
        <w:widowControl/>
        <w:rPr>
          <w:rFonts w:ascii="Times New Roman" w:eastAsia="標楷體" w:hAnsi="Times New Roman" w:cs="Times New Roman"/>
          <w:sz w:val="40"/>
          <w:szCs w:val="40"/>
        </w:rPr>
      </w:pPr>
    </w:p>
    <w:p w14:paraId="5F68BC65" w14:textId="78010667" w:rsidR="00F9724D" w:rsidRDefault="00144F1A">
      <w:pPr>
        <w:widowControl/>
        <w:rPr>
          <w:rFonts w:ascii="Times New Roman" w:eastAsia="標楷體" w:hAnsi="Times New Roman" w:cs="Times New Roman"/>
          <w:sz w:val="40"/>
          <w:szCs w:val="40"/>
        </w:rPr>
      </w:pPr>
      <w:r>
        <w:rPr>
          <w:rFonts w:ascii="Times New Roman" w:eastAsia="標楷體" w:hAnsi="Times New Roman" w:cs="Times New Roman"/>
          <w:sz w:val="40"/>
          <w:szCs w:val="40"/>
        </w:rPr>
        <w:br w:type="page"/>
      </w:r>
    </w:p>
    <w:tbl>
      <w:tblPr>
        <w:tblStyle w:val="a9"/>
        <w:tblW w:w="0" w:type="auto"/>
        <w:tblLook w:val="04A0" w:firstRow="1" w:lastRow="0" w:firstColumn="1" w:lastColumn="0" w:noHBand="0" w:noVBand="1"/>
      </w:tblPr>
      <w:tblGrid>
        <w:gridCol w:w="10194"/>
      </w:tblGrid>
      <w:tr w:rsidR="00F9724D" w14:paraId="4F0838C0" w14:textId="77777777" w:rsidTr="00F9724D">
        <w:tc>
          <w:tcPr>
            <w:tcW w:w="10194" w:type="dxa"/>
            <w:shd w:val="clear" w:color="auto" w:fill="E2EFD9" w:themeFill="accent6" w:themeFillTint="33"/>
            <w:vAlign w:val="center"/>
          </w:tcPr>
          <w:p w14:paraId="5BE3D8FD" w14:textId="3A385CB4" w:rsidR="00F9724D" w:rsidRDefault="00525547" w:rsidP="00F9724D">
            <w:pPr>
              <w:widowControl/>
              <w:jc w:val="center"/>
              <w:rPr>
                <w:rFonts w:ascii="Times New Roman" w:eastAsia="標楷體" w:hAnsi="Times New Roman" w:cs="Times New Roman"/>
                <w:sz w:val="40"/>
                <w:szCs w:val="40"/>
              </w:rPr>
            </w:pPr>
            <w:r>
              <w:rPr>
                <w:rFonts w:ascii="Times New Roman" w:eastAsia="標楷體" w:hAnsi="Times New Roman" w:cs="Times New Roman"/>
                <w:sz w:val="40"/>
                <w:szCs w:val="40"/>
              </w:rPr>
              <w:lastRenderedPageBreak/>
              <w:t>ChartLinerManager</w:t>
            </w:r>
          </w:p>
        </w:tc>
      </w:tr>
      <w:tr w:rsidR="00F9724D" w14:paraId="10A7AB00" w14:textId="77777777" w:rsidTr="00F9724D">
        <w:tc>
          <w:tcPr>
            <w:tcW w:w="10194" w:type="dxa"/>
            <w:vAlign w:val="center"/>
          </w:tcPr>
          <w:p w14:paraId="72D3E68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package com.example.axix;</w:t>
            </w:r>
          </w:p>
          <w:p w14:paraId="46403BBC" w14:textId="77777777" w:rsidR="00525547" w:rsidRPr="00525547" w:rsidRDefault="00525547" w:rsidP="00525547">
            <w:pPr>
              <w:widowControl/>
              <w:rPr>
                <w:rFonts w:ascii="Times New Roman" w:eastAsia="標楷體" w:hAnsi="Times New Roman" w:cs="Times New Roman"/>
                <w:szCs w:val="24"/>
              </w:rPr>
            </w:pPr>
          </w:p>
          <w:p w14:paraId="2940820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com.github.mikephil.charting.charts.LineChart;</w:t>
            </w:r>
          </w:p>
          <w:p w14:paraId="2AC8FB2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com.github.mikephil.charting.components.AxisBase;</w:t>
            </w:r>
          </w:p>
          <w:p w14:paraId="7B57818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com.github.mikephil.charting.components.Description;</w:t>
            </w:r>
          </w:p>
          <w:p w14:paraId="6711C02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com.github.mikephil.charting.components.Legend;</w:t>
            </w:r>
          </w:p>
          <w:p w14:paraId="2F05B8B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com.github.mikephil.charting.components.LimitLine;</w:t>
            </w:r>
          </w:p>
          <w:p w14:paraId="098D0E5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com.github.mikephil.charting.components.XAxis;</w:t>
            </w:r>
          </w:p>
          <w:p w14:paraId="036B033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com.github.mikephil.charting.components.YAxis;</w:t>
            </w:r>
          </w:p>
          <w:p w14:paraId="3B67C50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com.github.mikephil.charting.data.Entry;</w:t>
            </w:r>
          </w:p>
          <w:p w14:paraId="16FF5CA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com.github.mikephil.charting.data.LineData;</w:t>
            </w:r>
          </w:p>
          <w:p w14:paraId="5D92B08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com.github.mikephil.charting.data.LineDataSet;</w:t>
            </w:r>
          </w:p>
          <w:p w14:paraId="5F8B5C3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com.github.mikephil.charting.formatter.IAxisValueFormatter;</w:t>
            </w:r>
          </w:p>
          <w:p w14:paraId="005ECCF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com.github.mikephil.charting.interfaces.datasets.ILineDataSet;</w:t>
            </w:r>
          </w:p>
          <w:p w14:paraId="4FEA88D5" w14:textId="77777777" w:rsidR="00525547" w:rsidRPr="00525547" w:rsidRDefault="00525547" w:rsidP="00525547">
            <w:pPr>
              <w:widowControl/>
              <w:rPr>
                <w:rFonts w:ascii="Times New Roman" w:eastAsia="標楷體" w:hAnsi="Times New Roman" w:cs="Times New Roman"/>
                <w:szCs w:val="24"/>
              </w:rPr>
            </w:pPr>
          </w:p>
          <w:p w14:paraId="7390307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java.text.SimpleDateFormat;</w:t>
            </w:r>
          </w:p>
          <w:p w14:paraId="7D9F37D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java.util.ArrayList;</w:t>
            </w:r>
          </w:p>
          <w:p w14:paraId="602E166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java.util.List;</w:t>
            </w:r>
          </w:p>
          <w:p w14:paraId="631DA15D" w14:textId="77777777" w:rsidR="00525547" w:rsidRPr="00525547" w:rsidRDefault="00525547" w:rsidP="00525547">
            <w:pPr>
              <w:widowControl/>
              <w:rPr>
                <w:rFonts w:ascii="Times New Roman" w:eastAsia="標楷體" w:hAnsi="Times New Roman" w:cs="Times New Roman"/>
                <w:szCs w:val="24"/>
              </w:rPr>
            </w:pPr>
          </w:p>
          <w:p w14:paraId="02C45EFB" w14:textId="77777777" w:rsidR="00525547" w:rsidRPr="00525547" w:rsidRDefault="00525547" w:rsidP="00525547">
            <w:pPr>
              <w:widowControl/>
              <w:rPr>
                <w:rFonts w:ascii="Times New Roman" w:eastAsia="標楷體" w:hAnsi="Times New Roman" w:cs="Times New Roman"/>
                <w:szCs w:val="24"/>
              </w:rPr>
            </w:pPr>
          </w:p>
          <w:p w14:paraId="427C6FC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public class ChartLinerManager {</w:t>
            </w:r>
          </w:p>
          <w:p w14:paraId="3AD88EF8" w14:textId="77777777" w:rsidR="00525547" w:rsidRPr="00525547" w:rsidRDefault="00525547" w:rsidP="00525547">
            <w:pPr>
              <w:widowControl/>
              <w:rPr>
                <w:rFonts w:ascii="Times New Roman" w:eastAsia="標楷體" w:hAnsi="Times New Roman" w:cs="Times New Roman"/>
                <w:szCs w:val="24"/>
              </w:rPr>
            </w:pPr>
          </w:p>
          <w:p w14:paraId="20F185A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LineChart lineChart;</w:t>
            </w:r>
          </w:p>
          <w:p w14:paraId="6CA03A8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YAxis leftAxis;</w:t>
            </w:r>
          </w:p>
          <w:p w14:paraId="59F2C42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YAxis rightAxis;</w:t>
            </w:r>
          </w:p>
          <w:p w14:paraId="515C0E7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XAxis xAxis;</w:t>
            </w:r>
          </w:p>
          <w:p w14:paraId="53A3E69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LineData lineData;</w:t>
            </w:r>
          </w:p>
          <w:p w14:paraId="51D0FB6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LineDataSet lineDataSet;</w:t>
            </w:r>
          </w:p>
          <w:p w14:paraId="5949772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List&lt;ILineDataSet&gt; lineDataSets = new ArrayList&lt;&gt;();</w:t>
            </w:r>
          </w:p>
          <w:p w14:paraId="726C2F9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private SimpleDateFormat df = new SimpleDateFormat("HH:mm:ss");//</w:t>
            </w:r>
            <w:r w:rsidRPr="00525547">
              <w:rPr>
                <w:rFonts w:ascii="Times New Roman" w:eastAsia="標楷體" w:hAnsi="Times New Roman" w:cs="Times New Roman" w:hint="eastAsia"/>
                <w:szCs w:val="24"/>
              </w:rPr>
              <w:t>設置日期格式</w:t>
            </w:r>
          </w:p>
          <w:p w14:paraId="3B6A7E5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private List&lt;String&gt; timeList = new ArrayList&lt;&gt;(); //</w:t>
            </w:r>
            <w:r w:rsidRPr="00525547">
              <w:rPr>
                <w:rFonts w:ascii="Times New Roman" w:eastAsia="標楷體" w:hAnsi="Times New Roman" w:cs="Times New Roman" w:hint="eastAsia"/>
                <w:szCs w:val="24"/>
              </w:rPr>
              <w:t>存儲</w:t>
            </w:r>
            <w:r w:rsidRPr="00525547">
              <w:rPr>
                <w:rFonts w:ascii="Times New Roman" w:eastAsia="標楷體" w:hAnsi="Times New Roman" w:cs="Times New Roman" w:hint="eastAsia"/>
                <w:szCs w:val="24"/>
              </w:rPr>
              <w:t>x</w:t>
            </w:r>
            <w:r w:rsidRPr="00525547">
              <w:rPr>
                <w:rFonts w:ascii="Times New Roman" w:eastAsia="標楷體" w:hAnsi="Times New Roman" w:cs="Times New Roman" w:hint="eastAsia"/>
                <w:szCs w:val="24"/>
              </w:rPr>
              <w:t>軸的時間</w:t>
            </w:r>
          </w:p>
          <w:p w14:paraId="7F7D71FE" w14:textId="77777777" w:rsidR="00525547" w:rsidRPr="00525547" w:rsidRDefault="00525547" w:rsidP="00525547">
            <w:pPr>
              <w:widowControl/>
              <w:rPr>
                <w:rFonts w:ascii="Times New Roman" w:eastAsia="標楷體" w:hAnsi="Times New Roman" w:cs="Times New Roman"/>
                <w:szCs w:val="24"/>
              </w:rPr>
            </w:pPr>
          </w:p>
          <w:p w14:paraId="0A8B2BC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折線圖</w:t>
            </w:r>
          </w:p>
          <w:p w14:paraId="181BAA7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多條曲線</w:t>
            </w:r>
          </w:p>
          <w:p w14:paraId="7866848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ChartLinerManager(LineChart mLineChart, String name, int color) {</w:t>
            </w:r>
          </w:p>
          <w:p w14:paraId="0FF6C97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this.lineChart = mLineChart;</w:t>
            </w:r>
          </w:p>
          <w:p w14:paraId="099CC54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leftAxis = lineChart.getAxisLeft();</w:t>
            </w:r>
          </w:p>
          <w:p w14:paraId="5E4850B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rightAxis = lineChart.getAxisRight();</w:t>
            </w:r>
          </w:p>
          <w:p w14:paraId="174C565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xAxis = lineChart.getXAxis();</w:t>
            </w:r>
          </w:p>
          <w:p w14:paraId="669A133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lastRenderedPageBreak/>
              <w:t xml:space="preserve">        initLineChart();</w:t>
            </w:r>
          </w:p>
          <w:p w14:paraId="3FE0E2C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initLineDataSet(name, color);</w:t>
            </w:r>
          </w:p>
          <w:p w14:paraId="3167C68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538F12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折線圖初始化</w:t>
            </w:r>
          </w:p>
          <w:p w14:paraId="24884E8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void initLineChart() {</w:t>
            </w:r>
          </w:p>
          <w:p w14:paraId="1C3906C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lineChart.setDrawGridBackground(false);</w:t>
            </w:r>
          </w:p>
          <w:p w14:paraId="52C5DE8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顯示邊界</w:t>
            </w:r>
          </w:p>
          <w:p w14:paraId="0BF7B46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lineChart.setDrawBorders(true);</w:t>
            </w:r>
          </w:p>
          <w:p w14:paraId="38D0531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折線圖例</w:t>
            </w: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標籤</w:t>
            </w: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設置</w:t>
            </w:r>
          </w:p>
          <w:p w14:paraId="2B118A3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Legend legend = lineChart.getLegend();</w:t>
            </w:r>
          </w:p>
          <w:p w14:paraId="5AF0B53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legend.setForm(Legend.LegendForm.LINE);</w:t>
            </w:r>
          </w:p>
          <w:p w14:paraId="5F6549F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legend.setTextSize(11f);</w:t>
            </w:r>
          </w:p>
          <w:p w14:paraId="4BD33EA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顯示位置</w:t>
            </w:r>
          </w:p>
          <w:p w14:paraId="02186AA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legend.setVerticalAlignment(Legend.LegendVerticalAlignment.BOTTOM);</w:t>
            </w:r>
          </w:p>
          <w:p w14:paraId="7DC099E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legend.setHorizontalAlignment(Legend.LegendHorizontalAlignment.LEFT);</w:t>
            </w:r>
          </w:p>
          <w:p w14:paraId="60DC275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legend.setOrientation(Legend.LegendOrientation.HORIZONTAL);</w:t>
            </w:r>
          </w:p>
          <w:p w14:paraId="78DDA32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legend.setDrawInside(false);</w:t>
            </w:r>
          </w:p>
          <w:p w14:paraId="69C8B64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//X</w:t>
            </w:r>
            <w:r w:rsidRPr="00525547">
              <w:rPr>
                <w:rFonts w:ascii="Times New Roman" w:eastAsia="標楷體" w:hAnsi="Times New Roman" w:cs="Times New Roman" w:hint="eastAsia"/>
                <w:szCs w:val="24"/>
              </w:rPr>
              <w:t>軸設置顯示位置在底部</w:t>
            </w:r>
          </w:p>
          <w:p w14:paraId="5405BB1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xAxis.setPosition(XAxis.XAxisPosition.BOTTOM);</w:t>
            </w:r>
          </w:p>
          <w:p w14:paraId="7AE7B13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xAxis.setGranularity(1f);</w:t>
            </w:r>
          </w:p>
          <w:p w14:paraId="2586132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xAxis.setLabelCount(12);</w:t>
            </w:r>
          </w:p>
          <w:p w14:paraId="23996B0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xAxis.setValueFormatter(new IAxisValueFormatter() {</w:t>
            </w:r>
          </w:p>
          <w:p w14:paraId="4FAAC2C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@Override</w:t>
            </w:r>
          </w:p>
          <w:p w14:paraId="6500309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String getFormattedValue(float value, AxisBase axis) {</w:t>
            </w:r>
          </w:p>
          <w:p w14:paraId="53546C2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return timeList.get((int) value % timeList.size());</w:t>
            </w:r>
          </w:p>
          <w:p w14:paraId="68C57AC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B039B4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5469BA9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保證</w:t>
            </w:r>
            <w:r w:rsidRPr="00525547">
              <w:rPr>
                <w:rFonts w:ascii="Times New Roman" w:eastAsia="標楷體" w:hAnsi="Times New Roman" w:cs="Times New Roman" w:hint="eastAsia"/>
                <w:szCs w:val="24"/>
              </w:rPr>
              <w:t>Y</w:t>
            </w:r>
            <w:r w:rsidRPr="00525547">
              <w:rPr>
                <w:rFonts w:ascii="Times New Roman" w:eastAsia="標楷體" w:hAnsi="Times New Roman" w:cs="Times New Roman" w:hint="eastAsia"/>
                <w:szCs w:val="24"/>
              </w:rPr>
              <w:t>軸從</w:t>
            </w:r>
            <w:r w:rsidRPr="00525547">
              <w:rPr>
                <w:rFonts w:ascii="Times New Roman" w:eastAsia="標楷體" w:hAnsi="Times New Roman" w:cs="Times New Roman" w:hint="eastAsia"/>
                <w:szCs w:val="24"/>
              </w:rPr>
              <w:t>0</w:t>
            </w:r>
            <w:r w:rsidRPr="00525547">
              <w:rPr>
                <w:rFonts w:ascii="Times New Roman" w:eastAsia="標楷體" w:hAnsi="Times New Roman" w:cs="Times New Roman" w:hint="eastAsia"/>
                <w:szCs w:val="24"/>
              </w:rPr>
              <w:t>開始，不然會上移一點</w:t>
            </w:r>
          </w:p>
          <w:p w14:paraId="772899D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leftAxis.setAxisMinimum(0f);</w:t>
            </w:r>
          </w:p>
          <w:p w14:paraId="6BA366A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rightAxis.setAxisMinimum(0f);</w:t>
            </w:r>
          </w:p>
          <w:p w14:paraId="76A738C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083A88E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初始化折線</w:t>
            </w:r>
          </w:p>
          <w:p w14:paraId="48A2F8E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void initLineDataSet(String name, int color) {</w:t>
            </w:r>
          </w:p>
          <w:p w14:paraId="2F34BBB2" w14:textId="77777777" w:rsidR="00525547" w:rsidRPr="00525547" w:rsidRDefault="00525547" w:rsidP="00525547">
            <w:pPr>
              <w:widowControl/>
              <w:rPr>
                <w:rFonts w:ascii="Times New Roman" w:eastAsia="標楷體" w:hAnsi="Times New Roman" w:cs="Times New Roman"/>
                <w:szCs w:val="24"/>
              </w:rPr>
            </w:pPr>
          </w:p>
          <w:p w14:paraId="1511717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 = new LineDataSet(null, name);</w:t>
            </w:r>
          </w:p>
          <w:p w14:paraId="593A6E8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lineDataSet.setLineWidth(1.5f);</w:t>
            </w:r>
          </w:p>
          <w:p w14:paraId="31AEB61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lineDataSet.setCircleRadius(1.5f);</w:t>
            </w:r>
          </w:p>
          <w:p w14:paraId="168B642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lineDataSet.setColor(color);</w:t>
            </w:r>
          </w:p>
          <w:p w14:paraId="7C8EB61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lineDataSet.setCircleColor(color);</w:t>
            </w:r>
          </w:p>
          <w:p w14:paraId="09EC5C7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lineDataSet.setHighLightColor(color);</w:t>
            </w:r>
          </w:p>
          <w:p w14:paraId="4BA4C98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設置曲線填充</w:t>
            </w:r>
          </w:p>
          <w:p w14:paraId="0BD3262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lastRenderedPageBreak/>
              <w:t xml:space="preserve">        lineDataSet.setDrawFilled(true);</w:t>
            </w:r>
          </w:p>
          <w:p w14:paraId="3E6B097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lineDataSet.setAxisDependency(YAxis.AxisDependency.LEFT);</w:t>
            </w:r>
          </w:p>
          <w:p w14:paraId="2B572AF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lineDataSet.setValueTextSize(10f);</w:t>
            </w:r>
          </w:p>
          <w:p w14:paraId="4A19296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lineDataSet.setMode(LineDataSet.Mode.CUBIC_BEZIER);</w:t>
            </w:r>
          </w:p>
          <w:p w14:paraId="4256AAD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添加一個空的</w:t>
            </w:r>
            <w:r w:rsidRPr="00525547">
              <w:rPr>
                <w:rFonts w:ascii="Times New Roman" w:eastAsia="標楷體" w:hAnsi="Times New Roman" w:cs="Times New Roman" w:hint="eastAsia"/>
                <w:szCs w:val="24"/>
              </w:rPr>
              <w:t xml:space="preserve"> LineData</w:t>
            </w:r>
          </w:p>
          <w:p w14:paraId="11E5B49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 = new LineData();</w:t>
            </w:r>
          </w:p>
          <w:p w14:paraId="344D78D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lineChart.setData(lineData);</w:t>
            </w:r>
          </w:p>
          <w:p w14:paraId="1B22B41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lineChart.invalidate();</w:t>
            </w:r>
          </w:p>
          <w:p w14:paraId="1D63AF39" w14:textId="77777777" w:rsidR="00525547" w:rsidRPr="00525547" w:rsidRDefault="00525547" w:rsidP="00525547">
            <w:pPr>
              <w:widowControl/>
              <w:rPr>
                <w:rFonts w:ascii="Times New Roman" w:eastAsia="標楷體" w:hAnsi="Times New Roman" w:cs="Times New Roman"/>
                <w:szCs w:val="24"/>
              </w:rPr>
            </w:pPr>
          </w:p>
          <w:p w14:paraId="1445E18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57E96D8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動態添加數據</w:t>
            </w:r>
          </w:p>
          <w:p w14:paraId="311CA9F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addEntry(List&lt;Float&gt; number) {</w:t>
            </w:r>
          </w:p>
          <w:p w14:paraId="33B055B9" w14:textId="77777777" w:rsidR="00525547" w:rsidRPr="00525547" w:rsidRDefault="00525547" w:rsidP="00525547">
            <w:pPr>
              <w:widowControl/>
              <w:rPr>
                <w:rFonts w:ascii="Times New Roman" w:eastAsia="標楷體" w:hAnsi="Times New Roman" w:cs="Times New Roman"/>
                <w:szCs w:val="24"/>
              </w:rPr>
            </w:pPr>
          </w:p>
          <w:p w14:paraId="0ED5658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(lineDataSet.getEntryCount() == 0) {</w:t>
            </w:r>
          </w:p>
          <w:p w14:paraId="2BA41B1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lineData.addDataSet(lineDataSet);</w:t>
            </w:r>
          </w:p>
          <w:p w14:paraId="51B1478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1911188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lineChart.setData(lineData);</w:t>
            </w:r>
          </w:p>
          <w:p w14:paraId="3FE5AAE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timeList.add(df.format(System.currentTimeMillis()));</w:t>
            </w:r>
          </w:p>
          <w:p w14:paraId="68DA804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for (int i = 0; i &lt; number.size(); i++) {</w:t>
            </w:r>
          </w:p>
          <w:p w14:paraId="21777F7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Entry entry = new Entry(lineDataSet.getEntryCount(), number.get(i));</w:t>
            </w:r>
          </w:p>
          <w:p w14:paraId="00615B5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lineData.addEntry(entry, i);</w:t>
            </w:r>
          </w:p>
          <w:p w14:paraId="31F8BB3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lineData.notifyDataChanged();</w:t>
            </w:r>
          </w:p>
          <w:p w14:paraId="2E322A4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lineChart.setVisibleXRangeMaximum(10);</w:t>
            </w:r>
          </w:p>
          <w:p w14:paraId="558DE2F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lineChart.notifyDataSetChanged();</w:t>
            </w:r>
          </w:p>
          <w:p w14:paraId="3F4884B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lineChart.moveViewToX(lineData.getEntryCount() - 5);</w:t>
            </w:r>
          </w:p>
          <w:p w14:paraId="5C17D3F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192B9E1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395DDA9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設置</w:t>
            </w:r>
            <w:r w:rsidRPr="00525547">
              <w:rPr>
                <w:rFonts w:ascii="Times New Roman" w:eastAsia="標楷體" w:hAnsi="Times New Roman" w:cs="Times New Roman" w:hint="eastAsia"/>
                <w:szCs w:val="24"/>
              </w:rPr>
              <w:t>Y</w:t>
            </w:r>
            <w:r w:rsidRPr="00525547">
              <w:rPr>
                <w:rFonts w:ascii="Times New Roman" w:eastAsia="標楷體" w:hAnsi="Times New Roman" w:cs="Times New Roman" w:hint="eastAsia"/>
                <w:szCs w:val="24"/>
              </w:rPr>
              <w:t>軸值</w:t>
            </w:r>
          </w:p>
          <w:p w14:paraId="60987A3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setYAxis(float max, float min, int labelCount) {</w:t>
            </w:r>
          </w:p>
          <w:p w14:paraId="5495B79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(max &lt; min) {</w:t>
            </w:r>
          </w:p>
          <w:p w14:paraId="0EB128B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return;</w:t>
            </w:r>
          </w:p>
          <w:p w14:paraId="3D74074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27478F2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leftAxis.setAxisMaximum(max);</w:t>
            </w:r>
          </w:p>
          <w:p w14:paraId="7F4C722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leftAxis.setAxisMinimum(min);</w:t>
            </w:r>
          </w:p>
          <w:p w14:paraId="32C46D4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leftAxis.setLabelCount(labelCount, false);</w:t>
            </w:r>
          </w:p>
          <w:p w14:paraId="34A21E15" w14:textId="77777777" w:rsidR="00525547" w:rsidRPr="00525547" w:rsidRDefault="00525547" w:rsidP="00525547">
            <w:pPr>
              <w:widowControl/>
              <w:rPr>
                <w:rFonts w:ascii="Times New Roman" w:eastAsia="標楷體" w:hAnsi="Times New Roman" w:cs="Times New Roman"/>
                <w:szCs w:val="24"/>
              </w:rPr>
            </w:pPr>
          </w:p>
          <w:p w14:paraId="4A68CFD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rightAxis.setAxisMaximum(max);</w:t>
            </w:r>
          </w:p>
          <w:p w14:paraId="31F943A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rightAxis.setAxisMinimum(min);</w:t>
            </w:r>
          </w:p>
          <w:p w14:paraId="42A4C5B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rightAxis.setLabelCount(labelCount, false);</w:t>
            </w:r>
          </w:p>
          <w:p w14:paraId="4640EC5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lineChart.invalidate();</w:t>
            </w:r>
          </w:p>
          <w:p w14:paraId="43B7CC0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D1AFD2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lastRenderedPageBreak/>
              <w:t xml:space="preserve">    //</w:t>
            </w:r>
            <w:r w:rsidRPr="00525547">
              <w:rPr>
                <w:rFonts w:ascii="Times New Roman" w:eastAsia="標楷體" w:hAnsi="Times New Roman" w:cs="Times New Roman" w:hint="eastAsia"/>
                <w:szCs w:val="24"/>
              </w:rPr>
              <w:t>設置高限制線</w:t>
            </w:r>
          </w:p>
          <w:p w14:paraId="0F6E045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setHightLimitLine(float high, String name, int color) {</w:t>
            </w:r>
          </w:p>
          <w:p w14:paraId="0AA8D17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(name == null) {</w:t>
            </w:r>
          </w:p>
          <w:p w14:paraId="0978E95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name = "</w:t>
            </w:r>
            <w:r w:rsidRPr="00525547">
              <w:rPr>
                <w:rFonts w:ascii="Times New Roman" w:eastAsia="標楷體" w:hAnsi="Times New Roman" w:cs="Times New Roman" w:hint="eastAsia"/>
                <w:szCs w:val="24"/>
              </w:rPr>
              <w:t>高限制線</w:t>
            </w:r>
            <w:r w:rsidRPr="00525547">
              <w:rPr>
                <w:rFonts w:ascii="Times New Roman" w:eastAsia="標楷體" w:hAnsi="Times New Roman" w:cs="Times New Roman" w:hint="eastAsia"/>
                <w:szCs w:val="24"/>
              </w:rPr>
              <w:t>";</w:t>
            </w:r>
          </w:p>
          <w:p w14:paraId="7E9BCAD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39C2D64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LimitLine hightLimit = new LimitLine(high, name);</w:t>
            </w:r>
          </w:p>
          <w:p w14:paraId="02A3590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hightLimit.setLineWidth(4f);</w:t>
            </w:r>
          </w:p>
          <w:p w14:paraId="4F9A54D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hightLimit.setTextSize(10f);</w:t>
            </w:r>
          </w:p>
          <w:p w14:paraId="6EB51E3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hightLimit.setLineColor(color);</w:t>
            </w:r>
          </w:p>
          <w:p w14:paraId="3554DC4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hightLimit.setTextColor(color);</w:t>
            </w:r>
          </w:p>
          <w:p w14:paraId="13926CF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leftAxis.addLimitLine(hightLimit);</w:t>
            </w:r>
          </w:p>
          <w:p w14:paraId="736B719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lineChart.invalidate();</w:t>
            </w:r>
          </w:p>
          <w:p w14:paraId="7BF24FC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19EA701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設置低限制線</w:t>
            </w:r>
          </w:p>
          <w:p w14:paraId="51DBC9A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setLowLimitLine(int low, String name) {</w:t>
            </w:r>
          </w:p>
          <w:p w14:paraId="77D3B93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(name == null) {</w:t>
            </w:r>
          </w:p>
          <w:p w14:paraId="1075AA5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name = "</w:t>
            </w:r>
            <w:r w:rsidRPr="00525547">
              <w:rPr>
                <w:rFonts w:ascii="Times New Roman" w:eastAsia="標楷體" w:hAnsi="Times New Roman" w:cs="Times New Roman" w:hint="eastAsia"/>
                <w:szCs w:val="24"/>
              </w:rPr>
              <w:t>低限制線</w:t>
            </w:r>
            <w:r w:rsidRPr="00525547">
              <w:rPr>
                <w:rFonts w:ascii="Times New Roman" w:eastAsia="標楷體" w:hAnsi="Times New Roman" w:cs="Times New Roman" w:hint="eastAsia"/>
                <w:szCs w:val="24"/>
              </w:rPr>
              <w:t>";</w:t>
            </w:r>
          </w:p>
          <w:p w14:paraId="0D1444A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5D99FF2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LimitLine hightLimit = new LimitLine(low, name);</w:t>
            </w:r>
          </w:p>
          <w:p w14:paraId="77DF32A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hightLimit.setLineWidth(4f);</w:t>
            </w:r>
          </w:p>
          <w:p w14:paraId="48A6C0D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hightLimit.setTextSize(10f);</w:t>
            </w:r>
          </w:p>
          <w:p w14:paraId="40414E0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leftAxis.addLimitLine(hightLimit);</w:t>
            </w:r>
          </w:p>
          <w:p w14:paraId="245B2C6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lineChart.invalidate();</w:t>
            </w:r>
          </w:p>
          <w:p w14:paraId="58C408D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393351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設置描述信息</w:t>
            </w:r>
          </w:p>
          <w:p w14:paraId="71693E5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setDescription(String str) {</w:t>
            </w:r>
          </w:p>
          <w:p w14:paraId="6D88D72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Description description = new Description();</w:t>
            </w:r>
          </w:p>
          <w:p w14:paraId="35B4089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description.setText(str);</w:t>
            </w:r>
          </w:p>
          <w:p w14:paraId="56BAF6C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lineChart.setDescription(description);</w:t>
            </w:r>
          </w:p>
          <w:p w14:paraId="5D9918C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lineChart.invalidate();</w:t>
            </w:r>
          </w:p>
          <w:p w14:paraId="5558CC9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09760B99" w14:textId="4AAD49BE" w:rsidR="00F9724D"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w:t>
            </w:r>
          </w:p>
        </w:tc>
      </w:tr>
    </w:tbl>
    <w:p w14:paraId="1774D44B" w14:textId="2AF583D7" w:rsidR="00525547" w:rsidRDefault="00525547">
      <w:pPr>
        <w:widowControl/>
        <w:rPr>
          <w:rFonts w:ascii="Times New Roman" w:eastAsia="標楷體" w:hAnsi="Times New Roman" w:cs="Times New Roman"/>
          <w:sz w:val="40"/>
          <w:szCs w:val="40"/>
        </w:rPr>
      </w:pPr>
    </w:p>
    <w:p w14:paraId="27CF9996" w14:textId="77777777" w:rsidR="00525547" w:rsidRDefault="00525547">
      <w:pPr>
        <w:widowControl/>
        <w:rPr>
          <w:rFonts w:ascii="Times New Roman" w:eastAsia="標楷體" w:hAnsi="Times New Roman" w:cs="Times New Roman"/>
          <w:sz w:val="40"/>
          <w:szCs w:val="40"/>
        </w:rPr>
      </w:pPr>
      <w:r>
        <w:rPr>
          <w:rFonts w:ascii="Times New Roman" w:eastAsia="標楷體" w:hAnsi="Times New Roman" w:cs="Times New Roman"/>
          <w:sz w:val="40"/>
          <w:szCs w:val="40"/>
        </w:rPr>
        <w:br w:type="page"/>
      </w:r>
    </w:p>
    <w:tbl>
      <w:tblPr>
        <w:tblStyle w:val="a9"/>
        <w:tblW w:w="0" w:type="auto"/>
        <w:tblLook w:val="04A0" w:firstRow="1" w:lastRow="0" w:firstColumn="1" w:lastColumn="0" w:noHBand="0" w:noVBand="1"/>
      </w:tblPr>
      <w:tblGrid>
        <w:gridCol w:w="10194"/>
      </w:tblGrid>
      <w:tr w:rsidR="00525547" w14:paraId="528E3E05" w14:textId="77777777" w:rsidTr="00525547">
        <w:tc>
          <w:tcPr>
            <w:tcW w:w="10194" w:type="dxa"/>
            <w:shd w:val="clear" w:color="auto" w:fill="C5E0B3" w:themeFill="accent6" w:themeFillTint="66"/>
          </w:tcPr>
          <w:p w14:paraId="567B4837" w14:textId="0F4FCBF6" w:rsidR="00525547" w:rsidRDefault="00525547" w:rsidP="00525547">
            <w:pPr>
              <w:widowControl/>
              <w:jc w:val="center"/>
              <w:rPr>
                <w:rFonts w:ascii="Times New Roman" w:eastAsia="標楷體" w:hAnsi="Times New Roman" w:cs="Times New Roman"/>
                <w:sz w:val="40"/>
                <w:szCs w:val="40"/>
              </w:rPr>
            </w:pPr>
            <w:r>
              <w:rPr>
                <w:rFonts w:ascii="Times New Roman" w:eastAsia="標楷體" w:hAnsi="Times New Roman" w:cs="Times New Roman" w:hint="eastAsia"/>
                <w:sz w:val="40"/>
                <w:szCs w:val="40"/>
              </w:rPr>
              <w:lastRenderedPageBreak/>
              <w:t>F</w:t>
            </w:r>
            <w:r>
              <w:rPr>
                <w:rFonts w:ascii="Times New Roman" w:eastAsia="標楷體" w:hAnsi="Times New Roman" w:cs="Times New Roman"/>
                <w:sz w:val="40"/>
                <w:szCs w:val="40"/>
              </w:rPr>
              <w:t>irsttry</w:t>
            </w:r>
          </w:p>
        </w:tc>
      </w:tr>
      <w:tr w:rsidR="00525547" w14:paraId="0DB6C562" w14:textId="77777777" w:rsidTr="00525547">
        <w:tc>
          <w:tcPr>
            <w:tcW w:w="10194" w:type="dxa"/>
          </w:tcPr>
          <w:p w14:paraId="0D04531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package com.example.axix;</w:t>
            </w:r>
          </w:p>
          <w:p w14:paraId="79F3EFC4" w14:textId="77777777" w:rsidR="00525547" w:rsidRPr="00525547" w:rsidRDefault="00525547" w:rsidP="00525547">
            <w:pPr>
              <w:widowControl/>
              <w:rPr>
                <w:rFonts w:ascii="Times New Roman" w:eastAsia="標楷體" w:hAnsi="Times New Roman" w:cs="Times New Roman"/>
                <w:szCs w:val="24"/>
              </w:rPr>
            </w:pPr>
          </w:p>
          <w:p w14:paraId="1E4239A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androidx.appcompat.app.AppCompatActivity;</w:t>
            </w:r>
          </w:p>
          <w:p w14:paraId="6DAB64E8" w14:textId="77777777" w:rsidR="00525547" w:rsidRPr="00525547" w:rsidRDefault="00525547" w:rsidP="00525547">
            <w:pPr>
              <w:widowControl/>
              <w:rPr>
                <w:rFonts w:ascii="Times New Roman" w:eastAsia="標楷體" w:hAnsi="Times New Roman" w:cs="Times New Roman"/>
                <w:szCs w:val="24"/>
              </w:rPr>
            </w:pPr>
          </w:p>
          <w:p w14:paraId="634B07E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android.content.Intent;</w:t>
            </w:r>
          </w:p>
          <w:p w14:paraId="507BDB7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android.hardware.Sensor;</w:t>
            </w:r>
          </w:p>
          <w:p w14:paraId="3A9EA82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android.hardware.SensorEvent;</w:t>
            </w:r>
          </w:p>
          <w:p w14:paraId="73A52CF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android.hardware.SensorEventListener;</w:t>
            </w:r>
          </w:p>
          <w:p w14:paraId="22BBE3C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android.hardware.SensorManager;</w:t>
            </w:r>
          </w:p>
          <w:p w14:paraId="1D1E9C3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android.os.Bundle;</w:t>
            </w:r>
          </w:p>
          <w:p w14:paraId="3A5BD00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android.os.Handler;</w:t>
            </w:r>
          </w:p>
          <w:p w14:paraId="6F48ABE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android.os.Parcelable;</w:t>
            </w:r>
          </w:p>
          <w:p w14:paraId="51F6C2E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android.view.View;</w:t>
            </w:r>
          </w:p>
          <w:p w14:paraId="02A12FC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android.widget.Button;</w:t>
            </w:r>
          </w:p>
          <w:p w14:paraId="7CB1CC4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android.widget.EditText;</w:t>
            </w:r>
          </w:p>
          <w:p w14:paraId="4BF7102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android.widget.TextView;</w:t>
            </w:r>
          </w:p>
          <w:p w14:paraId="603437E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import java.util.ArrayList;</w:t>
            </w:r>
          </w:p>
          <w:p w14:paraId="4E529E65" w14:textId="77777777" w:rsidR="00525547" w:rsidRPr="00525547" w:rsidRDefault="00525547" w:rsidP="00525547">
            <w:pPr>
              <w:widowControl/>
              <w:rPr>
                <w:rFonts w:ascii="Times New Roman" w:eastAsia="標楷體" w:hAnsi="Times New Roman" w:cs="Times New Roman"/>
                <w:szCs w:val="24"/>
              </w:rPr>
            </w:pPr>
          </w:p>
          <w:p w14:paraId="529368F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public class firsttry extends AppCompatActivity implements SensorEventListener {</w:t>
            </w:r>
          </w:p>
          <w:p w14:paraId="7C2F01F4" w14:textId="77777777" w:rsidR="00525547" w:rsidRPr="00525547" w:rsidRDefault="00525547" w:rsidP="00525547">
            <w:pPr>
              <w:widowControl/>
              <w:rPr>
                <w:rFonts w:ascii="Times New Roman" w:eastAsia="標楷體" w:hAnsi="Times New Roman" w:cs="Times New Roman"/>
                <w:szCs w:val="24"/>
              </w:rPr>
            </w:pPr>
          </w:p>
          <w:p w14:paraId="326AE44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陀螺儀</w:t>
            </w:r>
          </w:p>
          <w:p w14:paraId="49C359C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TextView show;</w:t>
            </w:r>
          </w:p>
          <w:p w14:paraId="6657B15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SensorManager mSensorManager;</w:t>
            </w:r>
          </w:p>
          <w:p w14:paraId="4D3AF0C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Sensor macce;</w:t>
            </w:r>
          </w:p>
          <w:p w14:paraId="6933050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Sensor mgryo;</w:t>
            </w:r>
          </w:p>
          <w:p w14:paraId="6554295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Sensor mmagn;</w:t>
            </w:r>
          </w:p>
          <w:p w14:paraId="68C1F17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static final float NS2S = 1.0f / 1000000000.0f;</w:t>
            </w:r>
          </w:p>
          <w:p w14:paraId="7359A21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float angle[] = new float[3];</w:t>
            </w:r>
          </w:p>
          <w:p w14:paraId="50AD6012" w14:textId="77777777" w:rsidR="00525547" w:rsidRPr="00525547" w:rsidRDefault="00525547" w:rsidP="00525547">
            <w:pPr>
              <w:widowControl/>
              <w:rPr>
                <w:rFonts w:ascii="Times New Roman" w:eastAsia="標楷體" w:hAnsi="Times New Roman" w:cs="Times New Roman"/>
                <w:szCs w:val="24"/>
              </w:rPr>
            </w:pPr>
          </w:p>
          <w:p w14:paraId="264B601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時間</w:t>
            </w:r>
          </w:p>
          <w:p w14:paraId="34B22C1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float timestamp;</w:t>
            </w:r>
          </w:p>
          <w:p w14:paraId="32536BF7" w14:textId="77777777" w:rsidR="00525547" w:rsidRPr="00525547" w:rsidRDefault="00525547" w:rsidP="00525547">
            <w:pPr>
              <w:widowControl/>
              <w:rPr>
                <w:rFonts w:ascii="Times New Roman" w:eastAsia="標楷體" w:hAnsi="Times New Roman" w:cs="Times New Roman"/>
                <w:szCs w:val="24"/>
              </w:rPr>
            </w:pPr>
          </w:p>
          <w:p w14:paraId="4561C03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//TextView</w:t>
            </w:r>
            <w:r w:rsidRPr="00525547">
              <w:rPr>
                <w:rFonts w:ascii="Times New Roman" w:eastAsia="標楷體" w:hAnsi="Times New Roman" w:cs="Times New Roman" w:hint="eastAsia"/>
                <w:szCs w:val="24"/>
              </w:rPr>
              <w:t>最大值</w:t>
            </w:r>
          </w:p>
          <w:p w14:paraId="5218D86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TextView bigest;</w:t>
            </w:r>
          </w:p>
          <w:p w14:paraId="1E31AA27" w14:textId="77777777" w:rsidR="00525547" w:rsidRPr="00525547" w:rsidRDefault="00525547" w:rsidP="00525547">
            <w:pPr>
              <w:widowControl/>
              <w:rPr>
                <w:rFonts w:ascii="Times New Roman" w:eastAsia="標楷體" w:hAnsi="Times New Roman" w:cs="Times New Roman"/>
                <w:szCs w:val="24"/>
              </w:rPr>
            </w:pPr>
          </w:p>
          <w:p w14:paraId="7259546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時間</w:t>
            </w:r>
          </w:p>
          <w:p w14:paraId="680738F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private Long startTime;</w:t>
            </w:r>
          </w:p>
          <w:p w14:paraId="78218E95" w14:textId="77777777" w:rsidR="00525547" w:rsidRPr="00525547" w:rsidRDefault="00525547" w:rsidP="00525547">
            <w:pPr>
              <w:widowControl/>
              <w:rPr>
                <w:rFonts w:ascii="Times New Roman" w:eastAsia="標楷體" w:hAnsi="Times New Roman" w:cs="Times New Roman"/>
                <w:szCs w:val="24"/>
              </w:rPr>
            </w:pPr>
          </w:p>
          <w:p w14:paraId="3A67DA1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延遲</w:t>
            </w:r>
          </w:p>
          <w:p w14:paraId="3D25CCC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lastRenderedPageBreak/>
              <w:t xml:space="preserve">    private Handler handler = new Handler();</w:t>
            </w:r>
          </w:p>
          <w:p w14:paraId="6E2D4814" w14:textId="77777777" w:rsidR="00525547" w:rsidRPr="00525547" w:rsidRDefault="00525547" w:rsidP="00525547">
            <w:pPr>
              <w:widowControl/>
              <w:rPr>
                <w:rFonts w:ascii="Times New Roman" w:eastAsia="標楷體" w:hAnsi="Times New Roman" w:cs="Times New Roman"/>
                <w:szCs w:val="24"/>
              </w:rPr>
            </w:pPr>
          </w:p>
          <w:p w14:paraId="5A330F0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@Override</w:t>
            </w:r>
          </w:p>
          <w:p w14:paraId="73D4E27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protected void onCreate(Bundle savedInstanceState) {</w:t>
            </w:r>
          </w:p>
          <w:p w14:paraId="4902299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super.onCreate(savedInstanceState);</w:t>
            </w:r>
          </w:p>
          <w:p w14:paraId="730308B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setContentView(R.layout.activity_firsttry);</w:t>
            </w:r>
          </w:p>
          <w:p w14:paraId="5672DD93" w14:textId="77777777" w:rsidR="00525547" w:rsidRPr="00525547" w:rsidRDefault="00525547" w:rsidP="00525547">
            <w:pPr>
              <w:widowControl/>
              <w:rPr>
                <w:rFonts w:ascii="Times New Roman" w:eastAsia="標楷體" w:hAnsi="Times New Roman" w:cs="Times New Roman"/>
                <w:szCs w:val="24"/>
              </w:rPr>
            </w:pPr>
          </w:p>
          <w:p w14:paraId="0FAB431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取得目前時間</w:t>
            </w:r>
          </w:p>
          <w:p w14:paraId="383AB34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startTime = System.currentTimeMillis();</w:t>
            </w:r>
          </w:p>
          <w:p w14:paraId="3EFBD14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設定定時要執行的方法</w:t>
            </w:r>
          </w:p>
          <w:p w14:paraId="5D97822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handler.removeCallbacks(updateTimer);</w:t>
            </w:r>
          </w:p>
          <w:p w14:paraId="18680BD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設定</w:t>
            </w:r>
            <w:r w:rsidRPr="00525547">
              <w:rPr>
                <w:rFonts w:ascii="Times New Roman" w:eastAsia="標楷體" w:hAnsi="Times New Roman" w:cs="Times New Roman" w:hint="eastAsia"/>
                <w:szCs w:val="24"/>
              </w:rPr>
              <w:t>Delay</w:t>
            </w:r>
            <w:r w:rsidRPr="00525547">
              <w:rPr>
                <w:rFonts w:ascii="Times New Roman" w:eastAsia="標楷體" w:hAnsi="Times New Roman" w:cs="Times New Roman" w:hint="eastAsia"/>
                <w:szCs w:val="24"/>
              </w:rPr>
              <w:t>的時間</w:t>
            </w:r>
          </w:p>
          <w:p w14:paraId="6A9A5D5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handler.postDelayed(updateTimer, 1000);</w:t>
            </w:r>
          </w:p>
          <w:p w14:paraId="3EFBBB95" w14:textId="77777777" w:rsidR="00525547" w:rsidRPr="00525547" w:rsidRDefault="00525547" w:rsidP="00525547">
            <w:pPr>
              <w:widowControl/>
              <w:rPr>
                <w:rFonts w:ascii="Times New Roman" w:eastAsia="標楷體" w:hAnsi="Times New Roman" w:cs="Times New Roman"/>
                <w:szCs w:val="24"/>
              </w:rPr>
            </w:pPr>
          </w:p>
          <w:p w14:paraId="5A5808F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賦予</w:t>
            </w:r>
            <w:r w:rsidRPr="00525547">
              <w:rPr>
                <w:rFonts w:ascii="Times New Roman" w:eastAsia="標楷體" w:hAnsi="Times New Roman" w:cs="Times New Roman" w:hint="eastAsia"/>
                <w:szCs w:val="24"/>
              </w:rPr>
              <w:t>R.id</w:t>
            </w:r>
          </w:p>
          <w:p w14:paraId="7E5CAA4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bigest = (TextView) findViewById(R.id.bigest);</w:t>
            </w:r>
          </w:p>
          <w:p w14:paraId="43FDF2C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show = (TextView) findViewById(R.id.showTextView);</w:t>
            </w:r>
          </w:p>
          <w:p w14:paraId="0057E67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mSensorManager = (SensorManager) getSystemService(SENSOR_SERVICE);</w:t>
            </w:r>
          </w:p>
          <w:p w14:paraId="4730DD6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macce = mSensorManager.getDefaultSensor(Sensor.TYPE_ACCELEROMETER);</w:t>
            </w:r>
          </w:p>
          <w:p w14:paraId="38A9F25D"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mgryo = mSensorManager.getDefaultSensor(Sensor.TYPE_GYROSCOPE);</w:t>
            </w:r>
          </w:p>
          <w:p w14:paraId="6AC3A20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mmagn = mSensorManager.getDefaultSensor(Sensor.TYPE_MAGNETIC_FIELD);</w:t>
            </w:r>
          </w:p>
          <w:p w14:paraId="6E2B513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0ED68132" w14:textId="77777777" w:rsidR="00525547" w:rsidRPr="00525547" w:rsidRDefault="00525547" w:rsidP="00525547">
            <w:pPr>
              <w:widowControl/>
              <w:rPr>
                <w:rFonts w:ascii="Times New Roman" w:eastAsia="標楷體" w:hAnsi="Times New Roman" w:cs="Times New Roman"/>
                <w:szCs w:val="24"/>
              </w:rPr>
            </w:pPr>
          </w:p>
          <w:p w14:paraId="56271E3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計時器</w:t>
            </w:r>
          </w:p>
          <w:p w14:paraId="35BF605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Runnable updateTimer = new Runnable() {</w:t>
            </w:r>
          </w:p>
          <w:p w14:paraId="09E028E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run() {</w:t>
            </w:r>
          </w:p>
          <w:p w14:paraId="778DCEF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final TextView time = (TextView) findViewById(R.id.timer);</w:t>
            </w:r>
          </w:p>
          <w:p w14:paraId="164A3B5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Long spentTime = System.currentTimeMillis() - startTime;</w:t>
            </w:r>
          </w:p>
          <w:p w14:paraId="38D34F7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計算目前已過分鐘數</w:t>
            </w:r>
          </w:p>
          <w:p w14:paraId="1D9BB64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Long minius = (spentTime/1000)/60;</w:t>
            </w:r>
          </w:p>
          <w:p w14:paraId="79ABE6C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計算目前已過秒數</w:t>
            </w:r>
          </w:p>
          <w:p w14:paraId="52C05FB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Long seconds = (spentTime/1000) % 60;</w:t>
            </w:r>
          </w:p>
          <w:p w14:paraId="3924D50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Long mm = spentTime%1000;</w:t>
            </w:r>
          </w:p>
          <w:p w14:paraId="550C8C49" w14:textId="77777777" w:rsidR="00525547" w:rsidRPr="00525547" w:rsidRDefault="00525547" w:rsidP="00525547">
            <w:pPr>
              <w:widowControl/>
              <w:rPr>
                <w:rFonts w:ascii="Times New Roman" w:eastAsia="標楷體" w:hAnsi="Times New Roman" w:cs="Times New Roman"/>
                <w:szCs w:val="24"/>
              </w:rPr>
            </w:pPr>
          </w:p>
          <w:p w14:paraId="5D6EAF3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time.setText(minius+":"+seconds+"."+mm);</w:t>
            </w:r>
          </w:p>
          <w:p w14:paraId="7A4419D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handler.postDelayed(this, 1000);</w:t>
            </w:r>
          </w:p>
          <w:p w14:paraId="219FE63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0E4F536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143F4939" w14:textId="77777777" w:rsidR="00525547" w:rsidRPr="00525547" w:rsidRDefault="00525547" w:rsidP="00525547">
            <w:pPr>
              <w:widowControl/>
              <w:rPr>
                <w:rFonts w:ascii="Times New Roman" w:eastAsia="標楷體" w:hAnsi="Times New Roman" w:cs="Times New Roman"/>
                <w:szCs w:val="24"/>
              </w:rPr>
            </w:pPr>
          </w:p>
          <w:p w14:paraId="5AE8C90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延遲設定</w:t>
            </w:r>
          </w:p>
          <w:p w14:paraId="2F74E9A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protected void onResume() {</w:t>
            </w:r>
          </w:p>
          <w:p w14:paraId="3334C34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lastRenderedPageBreak/>
              <w:t xml:space="preserve">        super.onResume();</w:t>
            </w:r>
          </w:p>
          <w:p w14:paraId="0A33335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mSensorManager.registerListener(this, macce, SensorManager.SENSOR_DELAY_FASTEST);</w:t>
            </w:r>
          </w:p>
          <w:p w14:paraId="69452FD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mSensorManager.registerListener(this, mgryo, SensorManager.SENSOR_DELAY_FASTEST);</w:t>
            </w:r>
          </w:p>
          <w:p w14:paraId="1E498E3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mSensorManager.registerListener(this, mmagn, SensorManager.SENSOR_DELAY_FASTEST);</w:t>
            </w:r>
          </w:p>
          <w:p w14:paraId="06E1D3E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208A6144" w14:textId="77777777" w:rsidR="00525547" w:rsidRPr="00525547" w:rsidRDefault="00525547" w:rsidP="00525547">
            <w:pPr>
              <w:widowControl/>
              <w:rPr>
                <w:rFonts w:ascii="Times New Roman" w:eastAsia="標楷體" w:hAnsi="Times New Roman" w:cs="Times New Roman"/>
                <w:szCs w:val="24"/>
              </w:rPr>
            </w:pPr>
          </w:p>
          <w:p w14:paraId="77C2313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暫停程式時停止執行</w:t>
            </w:r>
          </w:p>
          <w:p w14:paraId="6FE6D7B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protected void onPause() {</w:t>
            </w:r>
          </w:p>
          <w:p w14:paraId="05EE149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super.onPause();</w:t>
            </w:r>
          </w:p>
          <w:p w14:paraId="1998DCF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mSensorManager.unregisterListener(this);</w:t>
            </w:r>
          </w:p>
          <w:p w14:paraId="1861D01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B78CC75" w14:textId="77777777" w:rsidR="00525547" w:rsidRPr="00525547" w:rsidRDefault="00525547" w:rsidP="00525547">
            <w:pPr>
              <w:widowControl/>
              <w:rPr>
                <w:rFonts w:ascii="Times New Roman" w:eastAsia="標楷體" w:hAnsi="Times New Roman" w:cs="Times New Roman"/>
                <w:szCs w:val="24"/>
              </w:rPr>
            </w:pPr>
          </w:p>
          <w:p w14:paraId="644896F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輸出值</w:t>
            </w:r>
          </w:p>
          <w:p w14:paraId="4FD57D1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@Override</w:t>
            </w:r>
          </w:p>
          <w:p w14:paraId="4C2CCDF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onSensorChanged(SensorEvent event) {</w:t>
            </w:r>
          </w:p>
          <w:p w14:paraId="6DE78607" w14:textId="77777777" w:rsidR="00525547" w:rsidRPr="00525547" w:rsidRDefault="00525547" w:rsidP="00525547">
            <w:pPr>
              <w:widowControl/>
              <w:rPr>
                <w:rFonts w:ascii="Times New Roman" w:eastAsia="標楷體" w:hAnsi="Times New Roman" w:cs="Times New Roman"/>
                <w:szCs w:val="24"/>
              </w:rPr>
            </w:pPr>
          </w:p>
          <w:p w14:paraId="660DA4F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陀螺儀角度</w:t>
            </w:r>
          </w:p>
          <w:p w14:paraId="347D88B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(event.sensor.getType() == Sensor.TYPE_GYROSCOPE) {</w:t>
            </w:r>
          </w:p>
          <w:p w14:paraId="4EF1D1A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(timestamp != 0) {</w:t>
            </w:r>
          </w:p>
          <w:p w14:paraId="2E04EE5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final float dT = (event.timestamp - timestamp) * NS2S;</w:t>
            </w:r>
          </w:p>
          <w:p w14:paraId="0E37CD4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angle[0] += event.values[0] * dT;</w:t>
            </w:r>
          </w:p>
          <w:p w14:paraId="0DCA0E0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angle[1] += event.values[1] * dT;</w:t>
            </w:r>
          </w:p>
          <w:p w14:paraId="1B8A07F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angle[2] += event.values[2] * dT;</w:t>
            </w:r>
          </w:p>
          <w:p w14:paraId="195FDF7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float anglex = (float) Math.toDegrees(angle[0]);</w:t>
            </w:r>
          </w:p>
          <w:p w14:paraId="0E0C276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float angley = (float) Math.toDegrees(angle[1]);</w:t>
            </w:r>
          </w:p>
          <w:p w14:paraId="034F7D9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float anglez = (float) Math.toDegrees(angle[2]);</w:t>
            </w:r>
          </w:p>
          <w:p w14:paraId="1B92036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show.setText("x : " + anglex + "\n" + "y : " + angley + "\n" + "z : " + anglez);</w:t>
            </w:r>
          </w:p>
          <w:p w14:paraId="4B98DEA2" w14:textId="77777777" w:rsidR="00525547" w:rsidRPr="00525547" w:rsidRDefault="00525547" w:rsidP="00525547">
            <w:pPr>
              <w:widowControl/>
              <w:rPr>
                <w:rFonts w:ascii="Times New Roman" w:eastAsia="標楷體" w:hAnsi="Times New Roman" w:cs="Times New Roman"/>
                <w:szCs w:val="24"/>
              </w:rPr>
            </w:pPr>
          </w:p>
          <w:p w14:paraId="42A1CC6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w:t>
            </w:r>
            <w:r w:rsidRPr="00525547">
              <w:rPr>
                <w:rFonts w:ascii="Times New Roman" w:eastAsia="標楷體" w:hAnsi="Times New Roman" w:cs="Times New Roman" w:hint="eastAsia"/>
                <w:szCs w:val="24"/>
              </w:rPr>
              <w:t>次數標準值</w:t>
            </w:r>
          </w:p>
          <w:p w14:paraId="542ABC2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new Handler().postDelayed(new Runnable() {</w:t>
            </w:r>
          </w:p>
          <w:p w14:paraId="0680AA8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@Override</w:t>
            </w:r>
          </w:p>
          <w:p w14:paraId="111B347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run() {</w:t>
            </w:r>
          </w:p>
          <w:p w14:paraId="5BB8AC3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float late = (float) Math.toDegrees(angle[0]);</w:t>
            </w:r>
          </w:p>
          <w:p w14:paraId="56B4BFC2"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int p = 0;</w:t>
            </w:r>
          </w:p>
          <w:p w14:paraId="6F2D4B4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int q = 0;</w:t>
            </w:r>
          </w:p>
          <w:p w14:paraId="37AD6F1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(late &gt; anglex)</w:t>
            </w:r>
          </w:p>
          <w:p w14:paraId="138B4A6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61B1253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bigest.setText(""+late);</w:t>
            </w:r>
          </w:p>
          <w:p w14:paraId="63EE38E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lastRenderedPageBreak/>
              <w:t xml:space="preserve">                        }</w:t>
            </w:r>
          </w:p>
          <w:p w14:paraId="4509C20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(late+0.1 &lt; anglex)</w:t>
            </w:r>
          </w:p>
          <w:p w14:paraId="22660ED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4053343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bigest.setText(""+late);</w:t>
            </w:r>
          </w:p>
          <w:p w14:paraId="5306854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Intent bt = new Intent(firsttry.this, MainActivity.class);</w:t>
            </w:r>
          </w:p>
          <w:p w14:paraId="3C34058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bt.putExtra("bigestax",late);</w:t>
            </w:r>
          </w:p>
          <w:p w14:paraId="32C5EFB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bt.putExtra("times", p);</w:t>
            </w:r>
          </w:p>
          <w:p w14:paraId="6E8A95E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bt.putExtra("fcount", q);</w:t>
            </w:r>
          </w:p>
          <w:p w14:paraId="55A67964"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startActivity(bt);</w:t>
            </w:r>
          </w:p>
          <w:p w14:paraId="6E8BD880"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finish();</w:t>
            </w:r>
          </w:p>
          <w:p w14:paraId="05FDAB4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6FA0712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if (anglex &gt; 90)</w:t>
            </w:r>
          </w:p>
          <w:p w14:paraId="79228F8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3DE939A3"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finish();</w:t>
            </w:r>
          </w:p>
          <w:p w14:paraId="3754E4F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Intent bt = new Intent(firsttry.this, MainActivity.class);</w:t>
            </w:r>
          </w:p>
          <w:p w14:paraId="4EE11E9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hint="eastAsia"/>
                <w:szCs w:val="24"/>
              </w:rPr>
              <w:t xml:space="preserve">                            bt.putExtra("bigest","</w:t>
            </w:r>
            <w:r w:rsidRPr="00525547">
              <w:rPr>
                <w:rFonts w:ascii="Times New Roman" w:eastAsia="標楷體" w:hAnsi="Times New Roman" w:cs="Times New Roman" w:hint="eastAsia"/>
                <w:szCs w:val="24"/>
              </w:rPr>
              <w:t>請重新測驗</w:t>
            </w:r>
            <w:r w:rsidRPr="00525547">
              <w:rPr>
                <w:rFonts w:ascii="Times New Roman" w:eastAsia="標楷體" w:hAnsi="Times New Roman" w:cs="Times New Roman" w:hint="eastAsia"/>
                <w:szCs w:val="24"/>
              </w:rPr>
              <w:t>");</w:t>
            </w:r>
          </w:p>
          <w:p w14:paraId="2D5F638B"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startActivity(bt);</w:t>
            </w:r>
          </w:p>
          <w:p w14:paraId="3F7A996C"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5D5C9A7A"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449F16C8"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 1);</w:t>
            </w:r>
          </w:p>
          <w:p w14:paraId="2639D60B" w14:textId="77777777" w:rsidR="00525547" w:rsidRPr="00525547" w:rsidRDefault="00525547" w:rsidP="00525547">
            <w:pPr>
              <w:widowControl/>
              <w:rPr>
                <w:rFonts w:ascii="Times New Roman" w:eastAsia="標楷體" w:hAnsi="Times New Roman" w:cs="Times New Roman"/>
                <w:szCs w:val="24"/>
              </w:rPr>
            </w:pPr>
          </w:p>
          <w:p w14:paraId="13D5203E"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2429F7F"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timestamp = event.timestamp;</w:t>
            </w:r>
          </w:p>
          <w:p w14:paraId="00EDB51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3A48E0D6" w14:textId="77777777" w:rsidR="00525547" w:rsidRPr="00525547" w:rsidRDefault="00525547" w:rsidP="00525547">
            <w:pPr>
              <w:widowControl/>
              <w:rPr>
                <w:rFonts w:ascii="Times New Roman" w:eastAsia="標楷體" w:hAnsi="Times New Roman" w:cs="Times New Roman"/>
                <w:szCs w:val="24"/>
              </w:rPr>
            </w:pPr>
          </w:p>
          <w:p w14:paraId="18E65567"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5766FF52" w14:textId="77777777" w:rsidR="00525547" w:rsidRPr="00525547" w:rsidRDefault="00525547" w:rsidP="00525547">
            <w:pPr>
              <w:widowControl/>
              <w:rPr>
                <w:rFonts w:ascii="Times New Roman" w:eastAsia="標楷體" w:hAnsi="Times New Roman" w:cs="Times New Roman"/>
                <w:szCs w:val="24"/>
              </w:rPr>
            </w:pPr>
          </w:p>
          <w:p w14:paraId="255DE1C1"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@Override</w:t>
            </w:r>
          </w:p>
          <w:p w14:paraId="1DAA7159"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public void onAccuracyChanged(Sensor sensor, int i) {</w:t>
            </w:r>
          </w:p>
          <w:p w14:paraId="2ECB1AB5" w14:textId="77777777" w:rsidR="00525547" w:rsidRPr="00525547" w:rsidRDefault="00525547" w:rsidP="00525547">
            <w:pPr>
              <w:widowControl/>
              <w:rPr>
                <w:rFonts w:ascii="Times New Roman" w:eastAsia="標楷體" w:hAnsi="Times New Roman" w:cs="Times New Roman"/>
                <w:szCs w:val="24"/>
              </w:rPr>
            </w:pPr>
          </w:p>
          <w:p w14:paraId="40CC4E25"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 xml:space="preserve">    }</w:t>
            </w:r>
          </w:p>
          <w:p w14:paraId="78DECAB6" w14:textId="77777777" w:rsidR="00525547" w:rsidRPr="00525547" w:rsidRDefault="00525547" w:rsidP="00525547">
            <w:pPr>
              <w:widowControl/>
              <w:rPr>
                <w:rFonts w:ascii="Times New Roman" w:eastAsia="標楷體" w:hAnsi="Times New Roman" w:cs="Times New Roman"/>
                <w:szCs w:val="24"/>
              </w:rPr>
            </w:pPr>
            <w:r w:rsidRPr="00525547">
              <w:rPr>
                <w:rFonts w:ascii="Times New Roman" w:eastAsia="標楷體" w:hAnsi="Times New Roman" w:cs="Times New Roman"/>
                <w:szCs w:val="24"/>
              </w:rPr>
              <w:t>}</w:t>
            </w:r>
          </w:p>
          <w:p w14:paraId="35EE3011" w14:textId="77777777" w:rsidR="00525547" w:rsidRPr="00525547" w:rsidRDefault="00525547">
            <w:pPr>
              <w:widowControl/>
              <w:rPr>
                <w:rFonts w:ascii="Times New Roman" w:eastAsia="標楷體" w:hAnsi="Times New Roman" w:cs="Times New Roman"/>
                <w:szCs w:val="24"/>
              </w:rPr>
            </w:pPr>
          </w:p>
        </w:tc>
      </w:tr>
    </w:tbl>
    <w:p w14:paraId="4EB25862" w14:textId="77777777" w:rsidR="00144F1A" w:rsidRDefault="00144F1A">
      <w:pPr>
        <w:widowControl/>
        <w:rPr>
          <w:rFonts w:ascii="Times New Roman" w:eastAsia="標楷體" w:hAnsi="Times New Roman" w:cs="Times New Roman"/>
          <w:sz w:val="40"/>
          <w:szCs w:val="40"/>
        </w:rPr>
      </w:pPr>
    </w:p>
    <w:p w14:paraId="56F6208D" w14:textId="77777777" w:rsidR="00685534" w:rsidRPr="00C87602" w:rsidRDefault="00685534" w:rsidP="00955F87">
      <w:pPr>
        <w:widowControl/>
        <w:rPr>
          <w:rFonts w:ascii="Times New Roman" w:eastAsia="標楷體" w:hAnsi="Times New Roman" w:cs="Times New Roman"/>
          <w:sz w:val="40"/>
          <w:szCs w:val="40"/>
        </w:rPr>
        <w:sectPr w:rsidR="00685534" w:rsidRPr="00C87602" w:rsidSect="00C87602">
          <w:pgSz w:w="11906" w:h="16838" w:code="9"/>
          <w:pgMar w:top="851" w:right="851" w:bottom="851" w:left="851" w:header="567" w:footer="567" w:gutter="0"/>
          <w:cols w:space="425"/>
          <w:docGrid w:type="lines" w:linePitch="360"/>
        </w:sectPr>
      </w:pPr>
    </w:p>
    <w:p w14:paraId="7DC287C1" w14:textId="06C351A7" w:rsidR="00826D19" w:rsidRDefault="00290C30" w:rsidP="00290C30">
      <w:pPr>
        <w:pStyle w:val="1"/>
        <w:numPr>
          <w:ilvl w:val="0"/>
          <w:numId w:val="0"/>
        </w:numPr>
        <w:snapToGrid/>
      </w:pPr>
      <w:r>
        <w:rPr>
          <w:rFonts w:hint="eastAsia"/>
        </w:rPr>
        <w:lastRenderedPageBreak/>
        <w:t>第十章、</w:t>
      </w:r>
      <w:r w:rsidR="00826D19">
        <w:rPr>
          <w:rFonts w:hint="eastAsia"/>
        </w:rPr>
        <w:t>測試模型</w:t>
      </w:r>
    </w:p>
    <w:p w14:paraId="0A59E06E" w14:textId="685F6B04" w:rsidR="00826D19" w:rsidRDefault="004A2FDA" w:rsidP="00C217F3">
      <w:pPr>
        <w:pStyle w:val="21"/>
      </w:pPr>
      <w:r w:rsidRPr="004A2FDA">
        <w:t xml:space="preserve">10-1 </w:t>
      </w:r>
      <w:r w:rsidRPr="004A2FDA">
        <w:t>測試計畫</w:t>
      </w:r>
    </w:p>
    <w:p w14:paraId="2F996A1F" w14:textId="7A87EDAA" w:rsidR="004A2FDA" w:rsidRDefault="006E56A4" w:rsidP="004A2FDA">
      <w:pPr>
        <w:pStyle w:val="1"/>
        <w:numPr>
          <w:ilvl w:val="0"/>
          <w:numId w:val="0"/>
        </w:numPr>
        <w:snapToGrid/>
        <w:jc w:val="left"/>
        <w:rPr>
          <w:sz w:val="30"/>
          <w:szCs w:val="30"/>
        </w:rPr>
      </w:pPr>
      <w:r>
        <w:rPr>
          <w:rFonts w:hint="eastAsia"/>
          <w:sz w:val="30"/>
          <w:szCs w:val="30"/>
        </w:rPr>
        <w:t xml:space="preserve">　　此系統須為</w:t>
      </w:r>
      <w:r>
        <w:rPr>
          <w:rFonts w:hint="eastAsia"/>
          <w:sz w:val="30"/>
          <w:szCs w:val="30"/>
        </w:rPr>
        <w:t>a</w:t>
      </w:r>
      <w:r>
        <w:rPr>
          <w:sz w:val="30"/>
          <w:szCs w:val="30"/>
        </w:rPr>
        <w:t>ndroid 4.0</w:t>
      </w:r>
      <w:r>
        <w:rPr>
          <w:rFonts w:hint="eastAsia"/>
          <w:sz w:val="30"/>
          <w:szCs w:val="30"/>
        </w:rPr>
        <w:t>以上的智慧型手機。確認每個功能是否正常執行。程式完成後，用城</w:t>
      </w:r>
      <w:r>
        <w:rPr>
          <w:rFonts w:hint="eastAsia"/>
          <w:sz w:val="30"/>
          <w:szCs w:val="30"/>
        </w:rPr>
        <w:t>APK</w:t>
      </w:r>
      <w:r>
        <w:rPr>
          <w:rFonts w:hint="eastAsia"/>
          <w:sz w:val="30"/>
          <w:szCs w:val="30"/>
        </w:rPr>
        <w:t>檔，到手機執行程式是否能正常執行。</w:t>
      </w:r>
    </w:p>
    <w:p w14:paraId="582502D5" w14:textId="77777777" w:rsidR="00CB1BAD" w:rsidRDefault="00CB1BAD" w:rsidP="004A2FDA">
      <w:pPr>
        <w:pStyle w:val="1"/>
        <w:numPr>
          <w:ilvl w:val="0"/>
          <w:numId w:val="0"/>
        </w:numPr>
        <w:snapToGrid/>
        <w:jc w:val="left"/>
        <w:rPr>
          <w:sz w:val="30"/>
          <w:szCs w:val="30"/>
        </w:rPr>
      </w:pPr>
    </w:p>
    <w:p w14:paraId="522ECF20" w14:textId="2B88EFCB" w:rsidR="004A2FDA" w:rsidRDefault="004A2FDA" w:rsidP="004A2FDA">
      <w:pPr>
        <w:pStyle w:val="1"/>
        <w:numPr>
          <w:ilvl w:val="0"/>
          <w:numId w:val="0"/>
        </w:numPr>
        <w:snapToGrid/>
        <w:jc w:val="left"/>
        <w:rPr>
          <w:sz w:val="30"/>
          <w:szCs w:val="30"/>
        </w:rPr>
      </w:pPr>
      <w:r w:rsidRPr="004A2FDA">
        <w:rPr>
          <w:sz w:val="30"/>
          <w:szCs w:val="30"/>
        </w:rPr>
        <w:t xml:space="preserve">10-2 </w:t>
      </w:r>
      <w:r w:rsidRPr="004A2FDA">
        <w:rPr>
          <w:sz w:val="30"/>
          <w:szCs w:val="30"/>
        </w:rPr>
        <w:t>測試個案與測試結果資料</w:t>
      </w:r>
    </w:p>
    <w:p w14:paraId="3F6411FE" w14:textId="73EC13C0" w:rsidR="004A2FDA" w:rsidRDefault="004A2FDA" w:rsidP="004A2FDA">
      <w:pPr>
        <w:pStyle w:val="1"/>
        <w:numPr>
          <w:ilvl w:val="0"/>
          <w:numId w:val="0"/>
        </w:numPr>
        <w:snapToGrid/>
        <w:jc w:val="left"/>
        <w:rPr>
          <w:b w:val="0"/>
          <w:bCs w:val="0"/>
          <w:sz w:val="28"/>
          <w:szCs w:val="28"/>
        </w:rPr>
      </w:pPr>
      <w:r w:rsidRPr="004A2FDA">
        <w:rPr>
          <w:b w:val="0"/>
          <w:bCs w:val="0"/>
          <w:sz w:val="28"/>
          <w:szCs w:val="28"/>
        </w:rPr>
        <w:t>本系統分別透過『</w:t>
      </w:r>
      <w:r w:rsidRPr="004A2FDA">
        <w:rPr>
          <w:b w:val="0"/>
          <w:bCs w:val="0"/>
          <w:sz w:val="28"/>
          <w:szCs w:val="28"/>
        </w:rPr>
        <w:t>HTC</w:t>
      </w:r>
      <w:r w:rsidRPr="004A2FDA">
        <w:rPr>
          <w:b w:val="0"/>
          <w:bCs w:val="0"/>
          <w:sz w:val="28"/>
          <w:szCs w:val="28"/>
        </w:rPr>
        <w:t>』、『</w:t>
      </w:r>
      <w:r w:rsidRPr="004A2FDA">
        <w:rPr>
          <w:b w:val="0"/>
          <w:bCs w:val="0"/>
          <w:sz w:val="28"/>
          <w:szCs w:val="28"/>
        </w:rPr>
        <w:t>MI</w:t>
      </w:r>
      <w:r w:rsidRPr="004A2FDA">
        <w:rPr>
          <w:b w:val="0"/>
          <w:bCs w:val="0"/>
          <w:sz w:val="28"/>
          <w:szCs w:val="28"/>
        </w:rPr>
        <w:t>』進行測試</w:t>
      </w:r>
    </w:p>
    <w:tbl>
      <w:tblPr>
        <w:tblStyle w:val="a9"/>
        <w:tblW w:w="0" w:type="auto"/>
        <w:shd w:val="clear" w:color="auto" w:fill="DEEAF6" w:themeFill="accent5" w:themeFillTint="33"/>
        <w:tblLook w:val="04A0" w:firstRow="1" w:lastRow="0" w:firstColumn="1" w:lastColumn="0" w:noHBand="0" w:noVBand="1"/>
      </w:tblPr>
      <w:tblGrid>
        <w:gridCol w:w="2548"/>
        <w:gridCol w:w="2548"/>
        <w:gridCol w:w="2549"/>
        <w:gridCol w:w="2549"/>
      </w:tblGrid>
      <w:tr w:rsidR="004A2FDA" w14:paraId="7FFF5577" w14:textId="77777777" w:rsidTr="00366F61">
        <w:trPr>
          <w:trHeight w:val="454"/>
        </w:trPr>
        <w:tc>
          <w:tcPr>
            <w:tcW w:w="2548" w:type="dxa"/>
            <w:shd w:val="clear" w:color="auto" w:fill="DEEAF6" w:themeFill="accent5" w:themeFillTint="33"/>
            <w:vAlign w:val="center"/>
          </w:tcPr>
          <w:p w14:paraId="3CCA789C" w14:textId="028D13CA" w:rsidR="004A2FDA" w:rsidRDefault="004A2FDA" w:rsidP="00366F61">
            <w:pPr>
              <w:pStyle w:val="1"/>
              <w:numPr>
                <w:ilvl w:val="0"/>
                <w:numId w:val="0"/>
              </w:numPr>
              <w:jc w:val="both"/>
              <w:rPr>
                <w:b w:val="0"/>
                <w:bCs w:val="0"/>
                <w:sz w:val="28"/>
                <w:szCs w:val="28"/>
              </w:rPr>
            </w:pPr>
            <w:r>
              <w:rPr>
                <w:rFonts w:hint="eastAsia"/>
                <w:b w:val="0"/>
                <w:bCs w:val="0"/>
                <w:sz w:val="28"/>
                <w:szCs w:val="28"/>
              </w:rPr>
              <w:t>測試編號</w:t>
            </w:r>
          </w:p>
        </w:tc>
        <w:tc>
          <w:tcPr>
            <w:tcW w:w="2548" w:type="dxa"/>
            <w:shd w:val="clear" w:color="auto" w:fill="auto"/>
            <w:vAlign w:val="center"/>
          </w:tcPr>
          <w:p w14:paraId="3E81E04C" w14:textId="7851C0D5" w:rsidR="00366F61" w:rsidRDefault="00366F61" w:rsidP="00366F61">
            <w:pPr>
              <w:pStyle w:val="1"/>
              <w:numPr>
                <w:ilvl w:val="0"/>
                <w:numId w:val="0"/>
              </w:numPr>
              <w:jc w:val="both"/>
              <w:rPr>
                <w:b w:val="0"/>
                <w:bCs w:val="0"/>
                <w:sz w:val="28"/>
                <w:szCs w:val="28"/>
              </w:rPr>
            </w:pPr>
            <w:r>
              <w:rPr>
                <w:rFonts w:hint="eastAsia"/>
                <w:b w:val="0"/>
                <w:bCs w:val="0"/>
                <w:sz w:val="28"/>
                <w:szCs w:val="28"/>
              </w:rPr>
              <w:t>T</w:t>
            </w:r>
            <w:r>
              <w:rPr>
                <w:b w:val="0"/>
                <w:bCs w:val="0"/>
                <w:sz w:val="28"/>
                <w:szCs w:val="28"/>
              </w:rPr>
              <w:t>est01</w:t>
            </w:r>
          </w:p>
        </w:tc>
        <w:tc>
          <w:tcPr>
            <w:tcW w:w="2549" w:type="dxa"/>
            <w:shd w:val="clear" w:color="auto" w:fill="DEEAF6" w:themeFill="accent5" w:themeFillTint="33"/>
            <w:vAlign w:val="center"/>
          </w:tcPr>
          <w:p w14:paraId="1786A578" w14:textId="4C7936CB" w:rsidR="004A2FDA" w:rsidRDefault="004A2FDA" w:rsidP="00366F61">
            <w:pPr>
              <w:pStyle w:val="1"/>
              <w:numPr>
                <w:ilvl w:val="0"/>
                <w:numId w:val="0"/>
              </w:numPr>
              <w:jc w:val="both"/>
              <w:rPr>
                <w:b w:val="0"/>
                <w:bCs w:val="0"/>
                <w:sz w:val="28"/>
                <w:szCs w:val="28"/>
              </w:rPr>
            </w:pPr>
            <w:r>
              <w:rPr>
                <w:rFonts w:hint="eastAsia"/>
                <w:b w:val="0"/>
                <w:bCs w:val="0"/>
                <w:sz w:val="28"/>
                <w:szCs w:val="28"/>
              </w:rPr>
              <w:t>測試人員</w:t>
            </w:r>
          </w:p>
        </w:tc>
        <w:tc>
          <w:tcPr>
            <w:tcW w:w="2549" w:type="dxa"/>
            <w:shd w:val="clear" w:color="auto" w:fill="auto"/>
            <w:vAlign w:val="center"/>
          </w:tcPr>
          <w:p w14:paraId="2386A89D" w14:textId="3667AE88" w:rsidR="004A2FDA" w:rsidRDefault="00366F61" w:rsidP="00366F61">
            <w:pPr>
              <w:pStyle w:val="1"/>
              <w:numPr>
                <w:ilvl w:val="0"/>
                <w:numId w:val="0"/>
              </w:numPr>
              <w:jc w:val="both"/>
              <w:rPr>
                <w:b w:val="0"/>
                <w:bCs w:val="0"/>
                <w:sz w:val="28"/>
                <w:szCs w:val="28"/>
              </w:rPr>
            </w:pPr>
            <w:r>
              <w:rPr>
                <w:rFonts w:hint="eastAsia"/>
                <w:b w:val="0"/>
                <w:bCs w:val="0"/>
                <w:sz w:val="28"/>
                <w:szCs w:val="28"/>
              </w:rPr>
              <w:t>張勝崴</w:t>
            </w:r>
          </w:p>
        </w:tc>
      </w:tr>
      <w:tr w:rsidR="00366F61" w14:paraId="5BA5D7F9" w14:textId="77777777" w:rsidTr="00366F61">
        <w:trPr>
          <w:trHeight w:val="454"/>
        </w:trPr>
        <w:tc>
          <w:tcPr>
            <w:tcW w:w="5096" w:type="dxa"/>
            <w:gridSpan w:val="2"/>
            <w:shd w:val="clear" w:color="auto" w:fill="DEEAF6" w:themeFill="accent5" w:themeFillTint="33"/>
            <w:vAlign w:val="center"/>
          </w:tcPr>
          <w:p w14:paraId="73AE2324" w14:textId="64ECC680" w:rsidR="00366F61" w:rsidRDefault="00366F61" w:rsidP="00366F61">
            <w:pPr>
              <w:pStyle w:val="1"/>
              <w:numPr>
                <w:ilvl w:val="0"/>
                <w:numId w:val="0"/>
              </w:numPr>
              <w:jc w:val="both"/>
              <w:rPr>
                <w:b w:val="0"/>
                <w:bCs w:val="0"/>
                <w:sz w:val="28"/>
                <w:szCs w:val="28"/>
              </w:rPr>
            </w:pPr>
            <w:r>
              <w:rPr>
                <w:rFonts w:hint="eastAsia"/>
                <w:b w:val="0"/>
                <w:bCs w:val="0"/>
                <w:sz w:val="28"/>
                <w:szCs w:val="28"/>
              </w:rPr>
              <w:t>測試目標</w:t>
            </w:r>
          </w:p>
        </w:tc>
        <w:tc>
          <w:tcPr>
            <w:tcW w:w="5098" w:type="dxa"/>
            <w:gridSpan w:val="2"/>
            <w:shd w:val="clear" w:color="auto" w:fill="auto"/>
            <w:vAlign w:val="center"/>
          </w:tcPr>
          <w:p w14:paraId="28979E6F" w14:textId="6319AEED" w:rsidR="00366F61" w:rsidRDefault="00890BF0" w:rsidP="00366F61">
            <w:pPr>
              <w:pStyle w:val="1"/>
              <w:numPr>
                <w:ilvl w:val="0"/>
                <w:numId w:val="0"/>
              </w:numPr>
              <w:jc w:val="both"/>
              <w:rPr>
                <w:b w:val="0"/>
                <w:bCs w:val="0"/>
                <w:sz w:val="28"/>
                <w:szCs w:val="28"/>
              </w:rPr>
            </w:pPr>
            <w:r>
              <w:rPr>
                <w:rFonts w:hint="eastAsia"/>
                <w:b w:val="0"/>
                <w:bCs w:val="0"/>
                <w:sz w:val="28"/>
                <w:szCs w:val="28"/>
              </w:rPr>
              <w:t>角度是否正常運作測試</w:t>
            </w:r>
          </w:p>
        </w:tc>
      </w:tr>
      <w:tr w:rsidR="00366F61" w14:paraId="743DA29C" w14:textId="77777777" w:rsidTr="00366F61">
        <w:trPr>
          <w:trHeight w:val="454"/>
        </w:trPr>
        <w:tc>
          <w:tcPr>
            <w:tcW w:w="10194" w:type="dxa"/>
            <w:gridSpan w:val="4"/>
            <w:shd w:val="clear" w:color="auto" w:fill="DEEAF6" w:themeFill="accent5" w:themeFillTint="33"/>
            <w:vAlign w:val="center"/>
          </w:tcPr>
          <w:p w14:paraId="758E6ECD" w14:textId="1CDB0A8C" w:rsidR="00366F61" w:rsidRDefault="00366F61" w:rsidP="00366F61">
            <w:pPr>
              <w:pStyle w:val="1"/>
              <w:numPr>
                <w:ilvl w:val="0"/>
                <w:numId w:val="0"/>
              </w:numPr>
              <w:jc w:val="both"/>
              <w:rPr>
                <w:b w:val="0"/>
                <w:bCs w:val="0"/>
                <w:sz w:val="28"/>
                <w:szCs w:val="28"/>
              </w:rPr>
            </w:pPr>
            <w:r>
              <w:rPr>
                <w:rFonts w:hint="eastAsia"/>
                <w:b w:val="0"/>
                <w:bCs w:val="0"/>
                <w:sz w:val="28"/>
                <w:szCs w:val="28"/>
              </w:rPr>
              <w:t>測試作業</w:t>
            </w:r>
          </w:p>
        </w:tc>
      </w:tr>
      <w:tr w:rsidR="004A2FDA" w14:paraId="63DAEBEE" w14:textId="77777777" w:rsidTr="00CB1BAD">
        <w:trPr>
          <w:trHeight w:val="1283"/>
        </w:trPr>
        <w:tc>
          <w:tcPr>
            <w:tcW w:w="10194" w:type="dxa"/>
            <w:gridSpan w:val="4"/>
            <w:shd w:val="clear" w:color="auto" w:fill="auto"/>
            <w:vAlign w:val="center"/>
          </w:tcPr>
          <w:p w14:paraId="2A151072" w14:textId="77777777" w:rsidR="00890BF0" w:rsidRDefault="00890BF0" w:rsidP="005B00CB">
            <w:pPr>
              <w:pStyle w:val="1"/>
              <w:numPr>
                <w:ilvl w:val="0"/>
                <w:numId w:val="11"/>
              </w:numPr>
              <w:jc w:val="both"/>
              <w:rPr>
                <w:b w:val="0"/>
                <w:bCs w:val="0"/>
                <w:sz w:val="28"/>
                <w:szCs w:val="28"/>
              </w:rPr>
            </w:pPr>
            <w:r>
              <w:rPr>
                <w:rFonts w:hint="eastAsia"/>
                <w:b w:val="0"/>
                <w:bCs w:val="0"/>
                <w:sz w:val="28"/>
                <w:szCs w:val="28"/>
              </w:rPr>
              <w:t>進入</w:t>
            </w:r>
            <w:r>
              <w:rPr>
                <w:rFonts w:hint="eastAsia"/>
                <w:b w:val="0"/>
                <w:bCs w:val="0"/>
                <w:sz w:val="28"/>
                <w:szCs w:val="28"/>
              </w:rPr>
              <w:t>APP</w:t>
            </w:r>
          </w:p>
          <w:p w14:paraId="0524A75B" w14:textId="0DA2C0CA" w:rsidR="00890BF0" w:rsidRDefault="00890BF0" w:rsidP="005B00CB">
            <w:pPr>
              <w:pStyle w:val="1"/>
              <w:numPr>
                <w:ilvl w:val="0"/>
                <w:numId w:val="11"/>
              </w:numPr>
              <w:jc w:val="both"/>
              <w:rPr>
                <w:b w:val="0"/>
                <w:bCs w:val="0"/>
                <w:sz w:val="28"/>
                <w:szCs w:val="28"/>
              </w:rPr>
            </w:pPr>
            <w:r>
              <w:rPr>
                <w:rFonts w:hint="eastAsia"/>
                <w:b w:val="0"/>
                <w:bCs w:val="0"/>
                <w:sz w:val="28"/>
                <w:szCs w:val="28"/>
              </w:rPr>
              <w:t>測試角度是否正常顯示</w:t>
            </w:r>
          </w:p>
          <w:p w14:paraId="05D1FCC6" w14:textId="567E7DB1" w:rsidR="004A2FDA" w:rsidRDefault="00890BF0" w:rsidP="005B00CB">
            <w:pPr>
              <w:pStyle w:val="1"/>
              <w:numPr>
                <w:ilvl w:val="0"/>
                <w:numId w:val="11"/>
              </w:numPr>
              <w:jc w:val="both"/>
              <w:rPr>
                <w:b w:val="0"/>
                <w:bCs w:val="0"/>
                <w:sz w:val="28"/>
                <w:szCs w:val="28"/>
              </w:rPr>
            </w:pPr>
            <w:r>
              <w:rPr>
                <w:rFonts w:hint="eastAsia"/>
                <w:b w:val="0"/>
                <w:bCs w:val="0"/>
                <w:sz w:val="28"/>
                <w:szCs w:val="28"/>
              </w:rPr>
              <w:t>測試角度是否正常</w:t>
            </w:r>
          </w:p>
        </w:tc>
      </w:tr>
      <w:tr w:rsidR="00366F61" w14:paraId="776418A1" w14:textId="77777777" w:rsidTr="00366F61">
        <w:trPr>
          <w:trHeight w:val="454"/>
        </w:trPr>
        <w:tc>
          <w:tcPr>
            <w:tcW w:w="5096" w:type="dxa"/>
            <w:gridSpan w:val="2"/>
            <w:shd w:val="clear" w:color="auto" w:fill="DEEAF6" w:themeFill="accent5" w:themeFillTint="33"/>
            <w:vAlign w:val="center"/>
          </w:tcPr>
          <w:p w14:paraId="0B080EC5" w14:textId="3BFB6905" w:rsidR="00366F61" w:rsidRDefault="00366F61" w:rsidP="00366F61">
            <w:pPr>
              <w:pStyle w:val="1"/>
              <w:numPr>
                <w:ilvl w:val="0"/>
                <w:numId w:val="0"/>
              </w:numPr>
              <w:jc w:val="both"/>
              <w:rPr>
                <w:b w:val="0"/>
                <w:bCs w:val="0"/>
                <w:sz w:val="28"/>
                <w:szCs w:val="28"/>
              </w:rPr>
            </w:pPr>
            <w:r>
              <w:rPr>
                <w:rFonts w:hint="eastAsia"/>
                <w:b w:val="0"/>
                <w:bCs w:val="0"/>
                <w:sz w:val="28"/>
                <w:szCs w:val="28"/>
              </w:rPr>
              <w:t>測試結果</w:t>
            </w:r>
          </w:p>
        </w:tc>
        <w:tc>
          <w:tcPr>
            <w:tcW w:w="5098" w:type="dxa"/>
            <w:gridSpan w:val="2"/>
            <w:shd w:val="clear" w:color="auto" w:fill="auto"/>
            <w:vAlign w:val="center"/>
          </w:tcPr>
          <w:p w14:paraId="4A2B3A30" w14:textId="61F87141" w:rsidR="00366F61" w:rsidRDefault="00C53EE1" w:rsidP="00366F61">
            <w:pPr>
              <w:pStyle w:val="1"/>
              <w:numPr>
                <w:ilvl w:val="0"/>
                <w:numId w:val="0"/>
              </w:numPr>
              <w:jc w:val="both"/>
              <w:rPr>
                <w:b w:val="0"/>
                <w:bCs w:val="0"/>
                <w:sz w:val="28"/>
                <w:szCs w:val="28"/>
              </w:rPr>
            </w:pPr>
            <w:r>
              <w:rPr>
                <w:rFonts w:hint="eastAsia"/>
                <w:b w:val="0"/>
                <w:bCs w:val="0"/>
                <w:sz w:val="28"/>
                <w:szCs w:val="28"/>
              </w:rPr>
              <w:t>成功</w:t>
            </w:r>
          </w:p>
        </w:tc>
      </w:tr>
    </w:tbl>
    <w:p w14:paraId="42BE9367" w14:textId="7D4AD7E4" w:rsidR="004A2FDA" w:rsidRDefault="004A2FDA" w:rsidP="004A2FDA">
      <w:pPr>
        <w:pStyle w:val="1"/>
        <w:numPr>
          <w:ilvl w:val="0"/>
          <w:numId w:val="0"/>
        </w:numPr>
        <w:snapToGrid/>
        <w:jc w:val="left"/>
        <w:rPr>
          <w:b w:val="0"/>
          <w:bCs w:val="0"/>
          <w:sz w:val="28"/>
          <w:szCs w:val="28"/>
        </w:rPr>
      </w:pPr>
    </w:p>
    <w:tbl>
      <w:tblPr>
        <w:tblStyle w:val="a9"/>
        <w:tblW w:w="0" w:type="auto"/>
        <w:shd w:val="clear" w:color="auto" w:fill="DEEAF6" w:themeFill="accent5" w:themeFillTint="33"/>
        <w:tblLook w:val="04A0" w:firstRow="1" w:lastRow="0" w:firstColumn="1" w:lastColumn="0" w:noHBand="0" w:noVBand="1"/>
      </w:tblPr>
      <w:tblGrid>
        <w:gridCol w:w="2548"/>
        <w:gridCol w:w="2548"/>
        <w:gridCol w:w="2549"/>
        <w:gridCol w:w="2549"/>
      </w:tblGrid>
      <w:tr w:rsidR="00366F61" w14:paraId="164EED8E" w14:textId="77777777" w:rsidTr="001977C0">
        <w:trPr>
          <w:trHeight w:val="454"/>
        </w:trPr>
        <w:tc>
          <w:tcPr>
            <w:tcW w:w="2548" w:type="dxa"/>
            <w:shd w:val="clear" w:color="auto" w:fill="DEEAF6" w:themeFill="accent5" w:themeFillTint="33"/>
            <w:vAlign w:val="center"/>
          </w:tcPr>
          <w:p w14:paraId="04165DD5"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測試編號</w:t>
            </w:r>
          </w:p>
        </w:tc>
        <w:tc>
          <w:tcPr>
            <w:tcW w:w="2548" w:type="dxa"/>
            <w:shd w:val="clear" w:color="auto" w:fill="auto"/>
            <w:vAlign w:val="center"/>
          </w:tcPr>
          <w:p w14:paraId="691A74AA" w14:textId="04D0452D" w:rsidR="00366F61" w:rsidRDefault="00366F61" w:rsidP="00366F61">
            <w:pPr>
              <w:pStyle w:val="1"/>
              <w:numPr>
                <w:ilvl w:val="0"/>
                <w:numId w:val="0"/>
              </w:numPr>
              <w:jc w:val="both"/>
              <w:rPr>
                <w:b w:val="0"/>
                <w:bCs w:val="0"/>
                <w:sz w:val="28"/>
                <w:szCs w:val="28"/>
              </w:rPr>
            </w:pPr>
            <w:r>
              <w:rPr>
                <w:rFonts w:hint="eastAsia"/>
                <w:b w:val="0"/>
                <w:bCs w:val="0"/>
                <w:sz w:val="28"/>
                <w:szCs w:val="28"/>
              </w:rPr>
              <w:t>T</w:t>
            </w:r>
            <w:r>
              <w:rPr>
                <w:b w:val="0"/>
                <w:bCs w:val="0"/>
                <w:sz w:val="28"/>
                <w:szCs w:val="28"/>
              </w:rPr>
              <w:t>est02</w:t>
            </w:r>
          </w:p>
        </w:tc>
        <w:tc>
          <w:tcPr>
            <w:tcW w:w="2549" w:type="dxa"/>
            <w:shd w:val="clear" w:color="auto" w:fill="DEEAF6" w:themeFill="accent5" w:themeFillTint="33"/>
            <w:vAlign w:val="center"/>
          </w:tcPr>
          <w:p w14:paraId="36FA981E"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測試人員</w:t>
            </w:r>
          </w:p>
        </w:tc>
        <w:tc>
          <w:tcPr>
            <w:tcW w:w="2549" w:type="dxa"/>
            <w:shd w:val="clear" w:color="auto" w:fill="auto"/>
            <w:vAlign w:val="center"/>
          </w:tcPr>
          <w:p w14:paraId="46AA8220" w14:textId="7EEA1828" w:rsidR="00366F61" w:rsidRDefault="00366F61" w:rsidP="00366F61">
            <w:pPr>
              <w:pStyle w:val="1"/>
              <w:numPr>
                <w:ilvl w:val="0"/>
                <w:numId w:val="0"/>
              </w:numPr>
              <w:jc w:val="both"/>
              <w:rPr>
                <w:b w:val="0"/>
                <w:bCs w:val="0"/>
                <w:sz w:val="28"/>
                <w:szCs w:val="28"/>
              </w:rPr>
            </w:pPr>
            <w:r>
              <w:rPr>
                <w:rFonts w:hint="eastAsia"/>
                <w:b w:val="0"/>
                <w:bCs w:val="0"/>
                <w:sz w:val="28"/>
                <w:szCs w:val="28"/>
              </w:rPr>
              <w:t>江昱霆</w:t>
            </w:r>
          </w:p>
        </w:tc>
      </w:tr>
      <w:tr w:rsidR="00366F61" w14:paraId="136C771F" w14:textId="77777777" w:rsidTr="001977C0">
        <w:trPr>
          <w:trHeight w:val="454"/>
        </w:trPr>
        <w:tc>
          <w:tcPr>
            <w:tcW w:w="5096" w:type="dxa"/>
            <w:gridSpan w:val="2"/>
            <w:shd w:val="clear" w:color="auto" w:fill="DEEAF6" w:themeFill="accent5" w:themeFillTint="33"/>
            <w:vAlign w:val="center"/>
          </w:tcPr>
          <w:p w14:paraId="6CFC1196"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測試目標</w:t>
            </w:r>
          </w:p>
        </w:tc>
        <w:tc>
          <w:tcPr>
            <w:tcW w:w="5098" w:type="dxa"/>
            <w:gridSpan w:val="2"/>
            <w:shd w:val="clear" w:color="auto" w:fill="auto"/>
            <w:vAlign w:val="center"/>
          </w:tcPr>
          <w:p w14:paraId="1D3B9FC1" w14:textId="713327E0" w:rsidR="00366F61" w:rsidRDefault="00890BF0" w:rsidP="00366F61">
            <w:pPr>
              <w:pStyle w:val="1"/>
              <w:numPr>
                <w:ilvl w:val="0"/>
                <w:numId w:val="0"/>
              </w:numPr>
              <w:jc w:val="both"/>
              <w:rPr>
                <w:b w:val="0"/>
                <w:bCs w:val="0"/>
                <w:sz w:val="28"/>
                <w:szCs w:val="28"/>
              </w:rPr>
            </w:pPr>
            <w:r>
              <w:rPr>
                <w:rFonts w:hint="eastAsia"/>
                <w:b w:val="0"/>
                <w:bCs w:val="0"/>
                <w:sz w:val="28"/>
                <w:szCs w:val="28"/>
              </w:rPr>
              <w:t>按鈕是否正常運作測試</w:t>
            </w:r>
          </w:p>
        </w:tc>
      </w:tr>
      <w:tr w:rsidR="00366F61" w14:paraId="23BDC67A" w14:textId="77777777" w:rsidTr="001977C0">
        <w:trPr>
          <w:trHeight w:val="454"/>
        </w:trPr>
        <w:tc>
          <w:tcPr>
            <w:tcW w:w="10194" w:type="dxa"/>
            <w:gridSpan w:val="4"/>
            <w:shd w:val="clear" w:color="auto" w:fill="DEEAF6" w:themeFill="accent5" w:themeFillTint="33"/>
            <w:vAlign w:val="center"/>
          </w:tcPr>
          <w:p w14:paraId="4322A918"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測試作業</w:t>
            </w:r>
          </w:p>
        </w:tc>
      </w:tr>
      <w:tr w:rsidR="00366F61" w14:paraId="76021014" w14:textId="77777777" w:rsidTr="00CB1BAD">
        <w:trPr>
          <w:trHeight w:val="1193"/>
        </w:trPr>
        <w:tc>
          <w:tcPr>
            <w:tcW w:w="10194" w:type="dxa"/>
            <w:gridSpan w:val="4"/>
            <w:shd w:val="clear" w:color="auto" w:fill="auto"/>
          </w:tcPr>
          <w:p w14:paraId="7DBB1EA3" w14:textId="77777777" w:rsidR="00366F61" w:rsidRDefault="00890BF0" w:rsidP="005B00CB">
            <w:pPr>
              <w:pStyle w:val="1"/>
              <w:numPr>
                <w:ilvl w:val="0"/>
                <w:numId w:val="12"/>
              </w:numPr>
              <w:jc w:val="both"/>
              <w:rPr>
                <w:b w:val="0"/>
                <w:bCs w:val="0"/>
                <w:sz w:val="28"/>
                <w:szCs w:val="28"/>
              </w:rPr>
            </w:pPr>
            <w:r>
              <w:rPr>
                <w:rFonts w:hint="eastAsia"/>
                <w:b w:val="0"/>
                <w:bCs w:val="0"/>
                <w:sz w:val="28"/>
                <w:szCs w:val="28"/>
              </w:rPr>
              <w:t>進入</w:t>
            </w:r>
            <w:r>
              <w:rPr>
                <w:rFonts w:hint="eastAsia"/>
                <w:b w:val="0"/>
                <w:bCs w:val="0"/>
                <w:sz w:val="28"/>
                <w:szCs w:val="28"/>
              </w:rPr>
              <w:t>APP</w:t>
            </w:r>
          </w:p>
          <w:p w14:paraId="1F3421A9" w14:textId="3C7D2206" w:rsidR="00890BF0" w:rsidRDefault="00890BF0" w:rsidP="005B00CB">
            <w:pPr>
              <w:pStyle w:val="1"/>
              <w:numPr>
                <w:ilvl w:val="0"/>
                <w:numId w:val="12"/>
              </w:numPr>
              <w:jc w:val="both"/>
              <w:rPr>
                <w:b w:val="0"/>
                <w:bCs w:val="0"/>
                <w:sz w:val="28"/>
                <w:szCs w:val="28"/>
              </w:rPr>
            </w:pPr>
            <w:r>
              <w:rPr>
                <w:rFonts w:hint="eastAsia"/>
                <w:b w:val="0"/>
                <w:bCs w:val="0"/>
                <w:sz w:val="28"/>
                <w:szCs w:val="28"/>
              </w:rPr>
              <w:t>點選按鍵</w:t>
            </w:r>
          </w:p>
          <w:p w14:paraId="4273F81C" w14:textId="2CA2DD2D" w:rsidR="00890BF0" w:rsidRDefault="00890BF0" w:rsidP="005B00CB">
            <w:pPr>
              <w:pStyle w:val="1"/>
              <w:numPr>
                <w:ilvl w:val="0"/>
                <w:numId w:val="12"/>
              </w:numPr>
              <w:jc w:val="both"/>
              <w:rPr>
                <w:b w:val="0"/>
                <w:bCs w:val="0"/>
                <w:sz w:val="28"/>
                <w:szCs w:val="28"/>
              </w:rPr>
            </w:pPr>
            <w:r>
              <w:rPr>
                <w:rFonts w:hint="eastAsia"/>
                <w:b w:val="0"/>
                <w:bCs w:val="0"/>
                <w:sz w:val="28"/>
                <w:szCs w:val="28"/>
              </w:rPr>
              <w:t>測試是否正常跳頁</w:t>
            </w:r>
          </w:p>
        </w:tc>
      </w:tr>
      <w:tr w:rsidR="00366F61" w14:paraId="3587F1B9" w14:textId="77777777" w:rsidTr="001977C0">
        <w:trPr>
          <w:trHeight w:val="454"/>
        </w:trPr>
        <w:tc>
          <w:tcPr>
            <w:tcW w:w="5096" w:type="dxa"/>
            <w:gridSpan w:val="2"/>
            <w:shd w:val="clear" w:color="auto" w:fill="DEEAF6" w:themeFill="accent5" w:themeFillTint="33"/>
            <w:vAlign w:val="center"/>
          </w:tcPr>
          <w:p w14:paraId="482FBB2A"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測試結果</w:t>
            </w:r>
          </w:p>
        </w:tc>
        <w:tc>
          <w:tcPr>
            <w:tcW w:w="5098" w:type="dxa"/>
            <w:gridSpan w:val="2"/>
            <w:shd w:val="clear" w:color="auto" w:fill="auto"/>
            <w:vAlign w:val="center"/>
          </w:tcPr>
          <w:p w14:paraId="6A2C0350" w14:textId="131DB1DE" w:rsidR="00366F61" w:rsidRDefault="00C53EE1" w:rsidP="00366F61">
            <w:pPr>
              <w:pStyle w:val="1"/>
              <w:numPr>
                <w:ilvl w:val="0"/>
                <w:numId w:val="0"/>
              </w:numPr>
              <w:jc w:val="both"/>
              <w:rPr>
                <w:b w:val="0"/>
                <w:bCs w:val="0"/>
                <w:sz w:val="28"/>
                <w:szCs w:val="28"/>
              </w:rPr>
            </w:pPr>
            <w:r>
              <w:rPr>
                <w:rFonts w:hint="eastAsia"/>
                <w:b w:val="0"/>
                <w:bCs w:val="0"/>
                <w:sz w:val="28"/>
                <w:szCs w:val="28"/>
              </w:rPr>
              <w:t>成功</w:t>
            </w:r>
          </w:p>
        </w:tc>
      </w:tr>
    </w:tbl>
    <w:p w14:paraId="3B493F83" w14:textId="3B5121FF" w:rsidR="00366F61" w:rsidRDefault="00366F61" w:rsidP="004A2FDA">
      <w:pPr>
        <w:pStyle w:val="1"/>
        <w:numPr>
          <w:ilvl w:val="0"/>
          <w:numId w:val="0"/>
        </w:numPr>
        <w:snapToGrid/>
        <w:jc w:val="left"/>
        <w:rPr>
          <w:b w:val="0"/>
          <w:bCs w:val="0"/>
          <w:sz w:val="28"/>
          <w:szCs w:val="28"/>
        </w:rPr>
      </w:pPr>
    </w:p>
    <w:tbl>
      <w:tblPr>
        <w:tblStyle w:val="a9"/>
        <w:tblW w:w="0" w:type="auto"/>
        <w:shd w:val="clear" w:color="auto" w:fill="DEEAF6" w:themeFill="accent5" w:themeFillTint="33"/>
        <w:tblLook w:val="04A0" w:firstRow="1" w:lastRow="0" w:firstColumn="1" w:lastColumn="0" w:noHBand="0" w:noVBand="1"/>
      </w:tblPr>
      <w:tblGrid>
        <w:gridCol w:w="2548"/>
        <w:gridCol w:w="2548"/>
        <w:gridCol w:w="2549"/>
        <w:gridCol w:w="2549"/>
      </w:tblGrid>
      <w:tr w:rsidR="00366F61" w14:paraId="17206D70" w14:textId="77777777" w:rsidTr="001977C0">
        <w:trPr>
          <w:trHeight w:val="454"/>
        </w:trPr>
        <w:tc>
          <w:tcPr>
            <w:tcW w:w="2548" w:type="dxa"/>
            <w:shd w:val="clear" w:color="auto" w:fill="DEEAF6" w:themeFill="accent5" w:themeFillTint="33"/>
            <w:vAlign w:val="center"/>
          </w:tcPr>
          <w:p w14:paraId="254A5374"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測試編號</w:t>
            </w:r>
          </w:p>
        </w:tc>
        <w:tc>
          <w:tcPr>
            <w:tcW w:w="2548" w:type="dxa"/>
            <w:shd w:val="clear" w:color="auto" w:fill="auto"/>
            <w:vAlign w:val="center"/>
          </w:tcPr>
          <w:p w14:paraId="2F70611C" w14:textId="7FC50B5C" w:rsidR="00366F61" w:rsidRDefault="00366F61" w:rsidP="00366F61">
            <w:pPr>
              <w:pStyle w:val="1"/>
              <w:numPr>
                <w:ilvl w:val="0"/>
                <w:numId w:val="0"/>
              </w:numPr>
              <w:jc w:val="both"/>
              <w:rPr>
                <w:b w:val="0"/>
                <w:bCs w:val="0"/>
                <w:sz w:val="28"/>
                <w:szCs w:val="28"/>
              </w:rPr>
            </w:pPr>
            <w:r>
              <w:rPr>
                <w:rFonts w:hint="eastAsia"/>
                <w:b w:val="0"/>
                <w:bCs w:val="0"/>
                <w:sz w:val="28"/>
                <w:szCs w:val="28"/>
              </w:rPr>
              <w:t>T</w:t>
            </w:r>
            <w:r>
              <w:rPr>
                <w:b w:val="0"/>
                <w:bCs w:val="0"/>
                <w:sz w:val="28"/>
                <w:szCs w:val="28"/>
              </w:rPr>
              <w:t>est03</w:t>
            </w:r>
          </w:p>
        </w:tc>
        <w:tc>
          <w:tcPr>
            <w:tcW w:w="2549" w:type="dxa"/>
            <w:shd w:val="clear" w:color="auto" w:fill="DEEAF6" w:themeFill="accent5" w:themeFillTint="33"/>
            <w:vAlign w:val="center"/>
          </w:tcPr>
          <w:p w14:paraId="054A2C18"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測試人員</w:t>
            </w:r>
          </w:p>
        </w:tc>
        <w:tc>
          <w:tcPr>
            <w:tcW w:w="2549" w:type="dxa"/>
            <w:shd w:val="clear" w:color="auto" w:fill="auto"/>
            <w:vAlign w:val="center"/>
          </w:tcPr>
          <w:p w14:paraId="098A3BAF" w14:textId="770AE076" w:rsidR="00366F61" w:rsidRDefault="00366F61" w:rsidP="00366F61">
            <w:pPr>
              <w:pStyle w:val="1"/>
              <w:numPr>
                <w:ilvl w:val="0"/>
                <w:numId w:val="0"/>
              </w:numPr>
              <w:jc w:val="both"/>
              <w:rPr>
                <w:b w:val="0"/>
                <w:bCs w:val="0"/>
                <w:sz w:val="28"/>
                <w:szCs w:val="28"/>
              </w:rPr>
            </w:pPr>
            <w:r>
              <w:rPr>
                <w:rFonts w:hint="eastAsia"/>
                <w:b w:val="0"/>
                <w:bCs w:val="0"/>
                <w:sz w:val="28"/>
                <w:szCs w:val="28"/>
              </w:rPr>
              <w:t>康博閎</w:t>
            </w:r>
          </w:p>
        </w:tc>
      </w:tr>
      <w:tr w:rsidR="00366F61" w14:paraId="0998DEE6" w14:textId="77777777" w:rsidTr="001977C0">
        <w:trPr>
          <w:trHeight w:val="454"/>
        </w:trPr>
        <w:tc>
          <w:tcPr>
            <w:tcW w:w="5096" w:type="dxa"/>
            <w:gridSpan w:val="2"/>
            <w:shd w:val="clear" w:color="auto" w:fill="DEEAF6" w:themeFill="accent5" w:themeFillTint="33"/>
            <w:vAlign w:val="center"/>
          </w:tcPr>
          <w:p w14:paraId="52131264"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測試目標</w:t>
            </w:r>
          </w:p>
        </w:tc>
        <w:tc>
          <w:tcPr>
            <w:tcW w:w="5098" w:type="dxa"/>
            <w:gridSpan w:val="2"/>
            <w:shd w:val="clear" w:color="auto" w:fill="auto"/>
            <w:vAlign w:val="center"/>
          </w:tcPr>
          <w:p w14:paraId="40B562B7" w14:textId="75B28755" w:rsidR="00366F61" w:rsidRDefault="00890BF0" w:rsidP="00366F61">
            <w:pPr>
              <w:pStyle w:val="1"/>
              <w:numPr>
                <w:ilvl w:val="0"/>
                <w:numId w:val="0"/>
              </w:numPr>
              <w:jc w:val="both"/>
              <w:rPr>
                <w:b w:val="0"/>
                <w:bCs w:val="0"/>
                <w:sz w:val="28"/>
                <w:szCs w:val="28"/>
              </w:rPr>
            </w:pPr>
            <w:r>
              <w:rPr>
                <w:rFonts w:hint="eastAsia"/>
                <w:b w:val="0"/>
                <w:bCs w:val="0"/>
                <w:sz w:val="28"/>
                <w:szCs w:val="28"/>
              </w:rPr>
              <w:t>測試業面測試</w:t>
            </w:r>
          </w:p>
        </w:tc>
      </w:tr>
      <w:tr w:rsidR="00366F61" w14:paraId="046D5B57" w14:textId="77777777" w:rsidTr="001977C0">
        <w:trPr>
          <w:trHeight w:val="454"/>
        </w:trPr>
        <w:tc>
          <w:tcPr>
            <w:tcW w:w="10194" w:type="dxa"/>
            <w:gridSpan w:val="4"/>
            <w:shd w:val="clear" w:color="auto" w:fill="DEEAF6" w:themeFill="accent5" w:themeFillTint="33"/>
            <w:vAlign w:val="center"/>
          </w:tcPr>
          <w:p w14:paraId="48ABDDEB"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測試作業</w:t>
            </w:r>
          </w:p>
        </w:tc>
      </w:tr>
      <w:tr w:rsidR="00366F61" w14:paraId="5DB473A1" w14:textId="77777777" w:rsidTr="00CB1BAD">
        <w:trPr>
          <w:trHeight w:val="1157"/>
        </w:trPr>
        <w:tc>
          <w:tcPr>
            <w:tcW w:w="10194" w:type="dxa"/>
            <w:gridSpan w:val="4"/>
            <w:shd w:val="clear" w:color="auto" w:fill="auto"/>
          </w:tcPr>
          <w:p w14:paraId="5984FE30" w14:textId="77777777" w:rsidR="00366F61" w:rsidRDefault="00890BF0" w:rsidP="005B00CB">
            <w:pPr>
              <w:pStyle w:val="1"/>
              <w:numPr>
                <w:ilvl w:val="0"/>
                <w:numId w:val="13"/>
              </w:numPr>
              <w:jc w:val="both"/>
              <w:rPr>
                <w:b w:val="0"/>
                <w:bCs w:val="0"/>
                <w:sz w:val="28"/>
                <w:szCs w:val="28"/>
              </w:rPr>
            </w:pPr>
            <w:r>
              <w:rPr>
                <w:rFonts w:hint="eastAsia"/>
                <w:b w:val="0"/>
                <w:bCs w:val="0"/>
                <w:sz w:val="28"/>
                <w:szCs w:val="28"/>
              </w:rPr>
              <w:t>進入</w:t>
            </w:r>
            <w:r>
              <w:rPr>
                <w:rFonts w:hint="eastAsia"/>
                <w:b w:val="0"/>
                <w:bCs w:val="0"/>
                <w:sz w:val="28"/>
                <w:szCs w:val="28"/>
              </w:rPr>
              <w:t>APP</w:t>
            </w:r>
          </w:p>
          <w:p w14:paraId="6BDAF93C" w14:textId="1FF35BCE" w:rsidR="00890BF0" w:rsidRDefault="00890BF0" w:rsidP="005B00CB">
            <w:pPr>
              <w:pStyle w:val="1"/>
              <w:numPr>
                <w:ilvl w:val="0"/>
                <w:numId w:val="13"/>
              </w:numPr>
              <w:jc w:val="both"/>
              <w:rPr>
                <w:b w:val="0"/>
                <w:bCs w:val="0"/>
                <w:sz w:val="28"/>
                <w:szCs w:val="28"/>
              </w:rPr>
            </w:pPr>
            <w:r>
              <w:rPr>
                <w:rFonts w:hint="eastAsia"/>
                <w:b w:val="0"/>
                <w:bCs w:val="0"/>
                <w:sz w:val="28"/>
                <w:szCs w:val="28"/>
              </w:rPr>
              <w:t>進入測試</w:t>
            </w:r>
            <w:r w:rsidR="00D935B8">
              <w:rPr>
                <w:rFonts w:hint="eastAsia"/>
                <w:b w:val="0"/>
                <w:bCs w:val="0"/>
                <w:sz w:val="28"/>
                <w:szCs w:val="28"/>
              </w:rPr>
              <w:t>頁</w:t>
            </w:r>
            <w:r>
              <w:rPr>
                <w:rFonts w:hint="eastAsia"/>
                <w:b w:val="0"/>
                <w:bCs w:val="0"/>
                <w:sz w:val="28"/>
                <w:szCs w:val="28"/>
              </w:rPr>
              <w:t>面</w:t>
            </w:r>
            <w:r w:rsidR="00D935B8">
              <w:rPr>
                <w:rFonts w:hint="eastAsia"/>
                <w:b w:val="0"/>
                <w:bCs w:val="0"/>
                <w:sz w:val="28"/>
                <w:szCs w:val="28"/>
              </w:rPr>
              <w:t>，開始測試</w:t>
            </w:r>
          </w:p>
          <w:p w14:paraId="7255B959" w14:textId="2661DFF9" w:rsidR="00890BF0" w:rsidRDefault="00D935B8" w:rsidP="005B00CB">
            <w:pPr>
              <w:pStyle w:val="1"/>
              <w:numPr>
                <w:ilvl w:val="0"/>
                <w:numId w:val="13"/>
              </w:numPr>
              <w:jc w:val="both"/>
              <w:rPr>
                <w:b w:val="0"/>
                <w:bCs w:val="0"/>
                <w:sz w:val="28"/>
                <w:szCs w:val="28"/>
              </w:rPr>
            </w:pPr>
            <w:r>
              <w:rPr>
                <w:rFonts w:hint="eastAsia"/>
                <w:b w:val="0"/>
                <w:bCs w:val="0"/>
                <w:sz w:val="28"/>
                <w:szCs w:val="28"/>
              </w:rPr>
              <w:t>測試是否成功有測試結果</w:t>
            </w:r>
          </w:p>
        </w:tc>
      </w:tr>
      <w:tr w:rsidR="00366F61" w14:paraId="098A0CBF" w14:textId="77777777" w:rsidTr="001977C0">
        <w:trPr>
          <w:trHeight w:val="454"/>
        </w:trPr>
        <w:tc>
          <w:tcPr>
            <w:tcW w:w="5096" w:type="dxa"/>
            <w:gridSpan w:val="2"/>
            <w:shd w:val="clear" w:color="auto" w:fill="DEEAF6" w:themeFill="accent5" w:themeFillTint="33"/>
            <w:vAlign w:val="center"/>
          </w:tcPr>
          <w:p w14:paraId="6EC4E1B2"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測試結果</w:t>
            </w:r>
          </w:p>
        </w:tc>
        <w:tc>
          <w:tcPr>
            <w:tcW w:w="5098" w:type="dxa"/>
            <w:gridSpan w:val="2"/>
            <w:shd w:val="clear" w:color="auto" w:fill="auto"/>
            <w:vAlign w:val="center"/>
          </w:tcPr>
          <w:p w14:paraId="12134D52" w14:textId="3E3CEE1C" w:rsidR="00366F61" w:rsidRDefault="00C53EE1" w:rsidP="00366F61">
            <w:pPr>
              <w:pStyle w:val="1"/>
              <w:numPr>
                <w:ilvl w:val="0"/>
                <w:numId w:val="0"/>
              </w:numPr>
              <w:jc w:val="both"/>
              <w:rPr>
                <w:b w:val="0"/>
                <w:bCs w:val="0"/>
                <w:sz w:val="28"/>
                <w:szCs w:val="28"/>
              </w:rPr>
            </w:pPr>
            <w:r>
              <w:rPr>
                <w:rFonts w:hint="eastAsia"/>
                <w:b w:val="0"/>
                <w:bCs w:val="0"/>
                <w:sz w:val="28"/>
                <w:szCs w:val="28"/>
              </w:rPr>
              <w:t>成功</w:t>
            </w:r>
          </w:p>
        </w:tc>
      </w:tr>
    </w:tbl>
    <w:p w14:paraId="3291FAAB" w14:textId="1017B995" w:rsidR="00366F61" w:rsidRDefault="00366F61" w:rsidP="004A2FDA">
      <w:pPr>
        <w:pStyle w:val="1"/>
        <w:numPr>
          <w:ilvl w:val="0"/>
          <w:numId w:val="0"/>
        </w:numPr>
        <w:snapToGrid/>
        <w:jc w:val="left"/>
        <w:rPr>
          <w:b w:val="0"/>
          <w:bCs w:val="0"/>
          <w:sz w:val="28"/>
          <w:szCs w:val="28"/>
        </w:rPr>
      </w:pPr>
    </w:p>
    <w:tbl>
      <w:tblPr>
        <w:tblStyle w:val="a9"/>
        <w:tblW w:w="0" w:type="auto"/>
        <w:shd w:val="clear" w:color="auto" w:fill="DEEAF6" w:themeFill="accent5" w:themeFillTint="33"/>
        <w:tblLook w:val="04A0" w:firstRow="1" w:lastRow="0" w:firstColumn="1" w:lastColumn="0" w:noHBand="0" w:noVBand="1"/>
      </w:tblPr>
      <w:tblGrid>
        <w:gridCol w:w="2548"/>
        <w:gridCol w:w="2548"/>
        <w:gridCol w:w="2549"/>
        <w:gridCol w:w="2549"/>
      </w:tblGrid>
      <w:tr w:rsidR="00366F61" w14:paraId="31A4C1A9" w14:textId="77777777" w:rsidTr="001977C0">
        <w:trPr>
          <w:trHeight w:val="454"/>
        </w:trPr>
        <w:tc>
          <w:tcPr>
            <w:tcW w:w="2548" w:type="dxa"/>
            <w:shd w:val="clear" w:color="auto" w:fill="DEEAF6" w:themeFill="accent5" w:themeFillTint="33"/>
            <w:vAlign w:val="center"/>
          </w:tcPr>
          <w:p w14:paraId="55BE27C2"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lastRenderedPageBreak/>
              <w:t>測試編號</w:t>
            </w:r>
          </w:p>
        </w:tc>
        <w:tc>
          <w:tcPr>
            <w:tcW w:w="2548" w:type="dxa"/>
            <w:shd w:val="clear" w:color="auto" w:fill="auto"/>
            <w:vAlign w:val="center"/>
          </w:tcPr>
          <w:p w14:paraId="7B081AE9" w14:textId="043649C2" w:rsidR="00366F61" w:rsidRDefault="00366F61" w:rsidP="00366F61">
            <w:pPr>
              <w:pStyle w:val="1"/>
              <w:numPr>
                <w:ilvl w:val="0"/>
                <w:numId w:val="0"/>
              </w:numPr>
              <w:jc w:val="both"/>
              <w:rPr>
                <w:b w:val="0"/>
                <w:bCs w:val="0"/>
                <w:sz w:val="28"/>
                <w:szCs w:val="28"/>
              </w:rPr>
            </w:pPr>
            <w:r>
              <w:rPr>
                <w:rFonts w:hint="eastAsia"/>
                <w:b w:val="0"/>
                <w:bCs w:val="0"/>
                <w:sz w:val="28"/>
                <w:szCs w:val="28"/>
              </w:rPr>
              <w:t>T</w:t>
            </w:r>
            <w:r>
              <w:rPr>
                <w:b w:val="0"/>
                <w:bCs w:val="0"/>
                <w:sz w:val="28"/>
                <w:szCs w:val="28"/>
              </w:rPr>
              <w:t>est04</w:t>
            </w:r>
          </w:p>
        </w:tc>
        <w:tc>
          <w:tcPr>
            <w:tcW w:w="2549" w:type="dxa"/>
            <w:shd w:val="clear" w:color="auto" w:fill="DEEAF6" w:themeFill="accent5" w:themeFillTint="33"/>
            <w:vAlign w:val="center"/>
          </w:tcPr>
          <w:p w14:paraId="00FD49E5"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測試人員</w:t>
            </w:r>
          </w:p>
        </w:tc>
        <w:tc>
          <w:tcPr>
            <w:tcW w:w="2549" w:type="dxa"/>
            <w:shd w:val="clear" w:color="auto" w:fill="auto"/>
            <w:vAlign w:val="center"/>
          </w:tcPr>
          <w:p w14:paraId="10088360" w14:textId="37C40D33" w:rsidR="00366F61" w:rsidRDefault="00CA749F" w:rsidP="00366F61">
            <w:pPr>
              <w:pStyle w:val="1"/>
              <w:numPr>
                <w:ilvl w:val="0"/>
                <w:numId w:val="0"/>
              </w:numPr>
              <w:jc w:val="both"/>
              <w:rPr>
                <w:b w:val="0"/>
                <w:bCs w:val="0"/>
                <w:sz w:val="28"/>
                <w:szCs w:val="28"/>
              </w:rPr>
            </w:pPr>
            <w:r>
              <w:rPr>
                <w:rFonts w:hint="eastAsia"/>
                <w:b w:val="0"/>
                <w:bCs w:val="0"/>
                <w:sz w:val="28"/>
                <w:szCs w:val="28"/>
              </w:rPr>
              <w:t>郭金樑</w:t>
            </w:r>
          </w:p>
        </w:tc>
      </w:tr>
      <w:tr w:rsidR="00366F61" w14:paraId="2C025387" w14:textId="77777777" w:rsidTr="001977C0">
        <w:trPr>
          <w:trHeight w:val="454"/>
        </w:trPr>
        <w:tc>
          <w:tcPr>
            <w:tcW w:w="5096" w:type="dxa"/>
            <w:gridSpan w:val="2"/>
            <w:shd w:val="clear" w:color="auto" w:fill="DEEAF6" w:themeFill="accent5" w:themeFillTint="33"/>
            <w:vAlign w:val="center"/>
          </w:tcPr>
          <w:p w14:paraId="18A62FD3"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測試目標</w:t>
            </w:r>
          </w:p>
        </w:tc>
        <w:tc>
          <w:tcPr>
            <w:tcW w:w="5098" w:type="dxa"/>
            <w:gridSpan w:val="2"/>
            <w:shd w:val="clear" w:color="auto" w:fill="auto"/>
            <w:vAlign w:val="center"/>
          </w:tcPr>
          <w:p w14:paraId="3A856F0F" w14:textId="4A239227" w:rsidR="00366F61" w:rsidRDefault="003D0A29" w:rsidP="00366F61">
            <w:pPr>
              <w:pStyle w:val="1"/>
              <w:numPr>
                <w:ilvl w:val="0"/>
                <w:numId w:val="0"/>
              </w:numPr>
              <w:jc w:val="both"/>
              <w:rPr>
                <w:b w:val="0"/>
                <w:bCs w:val="0"/>
                <w:sz w:val="28"/>
                <w:szCs w:val="28"/>
              </w:rPr>
            </w:pPr>
            <w:r>
              <w:rPr>
                <w:rFonts w:hint="eastAsia"/>
                <w:b w:val="0"/>
                <w:bCs w:val="0"/>
                <w:sz w:val="28"/>
                <w:szCs w:val="28"/>
              </w:rPr>
              <w:t>歷史紀錄</w:t>
            </w:r>
            <w:r w:rsidR="00D935B8">
              <w:rPr>
                <w:rFonts w:hint="eastAsia"/>
                <w:b w:val="0"/>
                <w:bCs w:val="0"/>
                <w:sz w:val="28"/>
                <w:szCs w:val="28"/>
              </w:rPr>
              <w:t>測試</w:t>
            </w:r>
          </w:p>
        </w:tc>
      </w:tr>
      <w:tr w:rsidR="00366F61" w14:paraId="0CFDF00D" w14:textId="77777777" w:rsidTr="001977C0">
        <w:trPr>
          <w:trHeight w:val="454"/>
        </w:trPr>
        <w:tc>
          <w:tcPr>
            <w:tcW w:w="10194" w:type="dxa"/>
            <w:gridSpan w:val="4"/>
            <w:shd w:val="clear" w:color="auto" w:fill="DEEAF6" w:themeFill="accent5" w:themeFillTint="33"/>
            <w:vAlign w:val="center"/>
          </w:tcPr>
          <w:p w14:paraId="704B1F55"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測試作業</w:t>
            </w:r>
          </w:p>
        </w:tc>
      </w:tr>
      <w:tr w:rsidR="00366F61" w14:paraId="592379A1" w14:textId="77777777" w:rsidTr="003D0A29">
        <w:trPr>
          <w:trHeight w:val="1570"/>
        </w:trPr>
        <w:tc>
          <w:tcPr>
            <w:tcW w:w="10194" w:type="dxa"/>
            <w:gridSpan w:val="4"/>
            <w:shd w:val="clear" w:color="auto" w:fill="auto"/>
          </w:tcPr>
          <w:p w14:paraId="7592F97B" w14:textId="77777777" w:rsidR="00420345" w:rsidRDefault="00D935B8" w:rsidP="005B00CB">
            <w:pPr>
              <w:pStyle w:val="1"/>
              <w:numPr>
                <w:ilvl w:val="0"/>
                <w:numId w:val="14"/>
              </w:numPr>
              <w:jc w:val="both"/>
              <w:rPr>
                <w:b w:val="0"/>
                <w:bCs w:val="0"/>
                <w:sz w:val="28"/>
                <w:szCs w:val="28"/>
              </w:rPr>
            </w:pPr>
            <w:r>
              <w:rPr>
                <w:rFonts w:hint="eastAsia"/>
                <w:b w:val="0"/>
                <w:bCs w:val="0"/>
                <w:sz w:val="28"/>
                <w:szCs w:val="28"/>
              </w:rPr>
              <w:t>進入</w:t>
            </w:r>
            <w:r>
              <w:rPr>
                <w:rFonts w:hint="eastAsia"/>
                <w:b w:val="0"/>
                <w:bCs w:val="0"/>
                <w:sz w:val="28"/>
                <w:szCs w:val="28"/>
              </w:rPr>
              <w:t>APP</w:t>
            </w:r>
          </w:p>
          <w:p w14:paraId="1850C71C" w14:textId="77777777" w:rsidR="00D935B8" w:rsidRDefault="00D935B8" w:rsidP="005B00CB">
            <w:pPr>
              <w:pStyle w:val="1"/>
              <w:numPr>
                <w:ilvl w:val="0"/>
                <w:numId w:val="14"/>
              </w:numPr>
              <w:jc w:val="both"/>
              <w:rPr>
                <w:b w:val="0"/>
                <w:bCs w:val="0"/>
                <w:sz w:val="28"/>
                <w:szCs w:val="28"/>
              </w:rPr>
            </w:pPr>
            <w:r>
              <w:rPr>
                <w:rFonts w:hint="eastAsia"/>
                <w:b w:val="0"/>
                <w:bCs w:val="0"/>
                <w:sz w:val="28"/>
                <w:szCs w:val="28"/>
              </w:rPr>
              <w:t>開始測試，取得測試結果</w:t>
            </w:r>
          </w:p>
          <w:p w14:paraId="520D4C49" w14:textId="77777777" w:rsidR="00D935B8" w:rsidRDefault="00D935B8" w:rsidP="005B00CB">
            <w:pPr>
              <w:pStyle w:val="1"/>
              <w:numPr>
                <w:ilvl w:val="0"/>
                <w:numId w:val="14"/>
              </w:numPr>
              <w:jc w:val="both"/>
              <w:rPr>
                <w:b w:val="0"/>
                <w:bCs w:val="0"/>
                <w:sz w:val="28"/>
                <w:szCs w:val="28"/>
              </w:rPr>
            </w:pPr>
            <w:r>
              <w:rPr>
                <w:rFonts w:hint="eastAsia"/>
                <w:b w:val="0"/>
                <w:bCs w:val="0"/>
                <w:sz w:val="28"/>
                <w:szCs w:val="28"/>
              </w:rPr>
              <w:t>點選</w:t>
            </w:r>
            <w:r w:rsidR="003D0A29">
              <w:rPr>
                <w:rFonts w:hint="eastAsia"/>
                <w:b w:val="0"/>
                <w:bCs w:val="0"/>
                <w:sz w:val="28"/>
                <w:szCs w:val="28"/>
              </w:rPr>
              <w:t>檢視測試數據</w:t>
            </w:r>
          </w:p>
          <w:p w14:paraId="04EED30E" w14:textId="4A4D7A6F" w:rsidR="003D0A29" w:rsidRDefault="003D0A29" w:rsidP="005B00CB">
            <w:pPr>
              <w:pStyle w:val="1"/>
              <w:numPr>
                <w:ilvl w:val="0"/>
                <w:numId w:val="14"/>
              </w:numPr>
              <w:jc w:val="both"/>
              <w:rPr>
                <w:b w:val="0"/>
                <w:bCs w:val="0"/>
                <w:sz w:val="28"/>
                <w:szCs w:val="28"/>
              </w:rPr>
            </w:pPr>
            <w:r>
              <w:rPr>
                <w:rFonts w:hint="eastAsia"/>
                <w:b w:val="0"/>
                <w:bCs w:val="0"/>
                <w:sz w:val="28"/>
                <w:szCs w:val="28"/>
              </w:rPr>
              <w:t>測試是否有歷史紀錄</w:t>
            </w:r>
          </w:p>
        </w:tc>
      </w:tr>
      <w:tr w:rsidR="00366F61" w14:paraId="50FC5DD6" w14:textId="77777777" w:rsidTr="001977C0">
        <w:trPr>
          <w:trHeight w:val="454"/>
        </w:trPr>
        <w:tc>
          <w:tcPr>
            <w:tcW w:w="5096" w:type="dxa"/>
            <w:gridSpan w:val="2"/>
            <w:shd w:val="clear" w:color="auto" w:fill="DEEAF6" w:themeFill="accent5" w:themeFillTint="33"/>
            <w:vAlign w:val="center"/>
          </w:tcPr>
          <w:p w14:paraId="40FE0282"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測試結果</w:t>
            </w:r>
          </w:p>
        </w:tc>
        <w:tc>
          <w:tcPr>
            <w:tcW w:w="5098" w:type="dxa"/>
            <w:gridSpan w:val="2"/>
            <w:shd w:val="clear" w:color="auto" w:fill="auto"/>
            <w:vAlign w:val="center"/>
          </w:tcPr>
          <w:p w14:paraId="6BB31A14" w14:textId="3295F74C" w:rsidR="00366F61" w:rsidRDefault="00C53EE1" w:rsidP="00366F61">
            <w:pPr>
              <w:pStyle w:val="1"/>
              <w:numPr>
                <w:ilvl w:val="0"/>
                <w:numId w:val="0"/>
              </w:numPr>
              <w:jc w:val="both"/>
              <w:rPr>
                <w:b w:val="0"/>
                <w:bCs w:val="0"/>
                <w:sz w:val="28"/>
                <w:szCs w:val="28"/>
              </w:rPr>
            </w:pPr>
            <w:r>
              <w:rPr>
                <w:rFonts w:hint="eastAsia"/>
                <w:b w:val="0"/>
                <w:bCs w:val="0"/>
                <w:sz w:val="28"/>
                <w:szCs w:val="28"/>
              </w:rPr>
              <w:t>成功</w:t>
            </w:r>
          </w:p>
        </w:tc>
      </w:tr>
    </w:tbl>
    <w:p w14:paraId="79373376" w14:textId="7CA8BC38" w:rsidR="00366F61" w:rsidRDefault="00366F61" w:rsidP="004A2FDA">
      <w:pPr>
        <w:pStyle w:val="1"/>
        <w:numPr>
          <w:ilvl w:val="0"/>
          <w:numId w:val="0"/>
        </w:numPr>
        <w:snapToGrid/>
        <w:jc w:val="left"/>
        <w:rPr>
          <w:b w:val="0"/>
          <w:bCs w:val="0"/>
          <w:sz w:val="28"/>
          <w:szCs w:val="28"/>
        </w:rPr>
      </w:pPr>
    </w:p>
    <w:tbl>
      <w:tblPr>
        <w:tblStyle w:val="a9"/>
        <w:tblW w:w="0" w:type="auto"/>
        <w:shd w:val="clear" w:color="auto" w:fill="DEEAF6" w:themeFill="accent5" w:themeFillTint="33"/>
        <w:tblLook w:val="04A0" w:firstRow="1" w:lastRow="0" w:firstColumn="1" w:lastColumn="0" w:noHBand="0" w:noVBand="1"/>
      </w:tblPr>
      <w:tblGrid>
        <w:gridCol w:w="2548"/>
        <w:gridCol w:w="2548"/>
        <w:gridCol w:w="2549"/>
        <w:gridCol w:w="2549"/>
      </w:tblGrid>
      <w:tr w:rsidR="00366F61" w14:paraId="05FF9AC2" w14:textId="77777777" w:rsidTr="001977C0">
        <w:trPr>
          <w:trHeight w:val="454"/>
        </w:trPr>
        <w:tc>
          <w:tcPr>
            <w:tcW w:w="2548" w:type="dxa"/>
            <w:shd w:val="clear" w:color="auto" w:fill="DEEAF6" w:themeFill="accent5" w:themeFillTint="33"/>
            <w:vAlign w:val="center"/>
          </w:tcPr>
          <w:p w14:paraId="57D587B5"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測試編號</w:t>
            </w:r>
          </w:p>
        </w:tc>
        <w:tc>
          <w:tcPr>
            <w:tcW w:w="2548" w:type="dxa"/>
            <w:shd w:val="clear" w:color="auto" w:fill="auto"/>
            <w:vAlign w:val="center"/>
          </w:tcPr>
          <w:p w14:paraId="35C41F45" w14:textId="0782AF15" w:rsidR="00366F61" w:rsidRDefault="00366F61" w:rsidP="00366F61">
            <w:pPr>
              <w:pStyle w:val="1"/>
              <w:numPr>
                <w:ilvl w:val="0"/>
                <w:numId w:val="0"/>
              </w:numPr>
              <w:jc w:val="both"/>
              <w:rPr>
                <w:b w:val="0"/>
                <w:bCs w:val="0"/>
                <w:sz w:val="28"/>
                <w:szCs w:val="28"/>
              </w:rPr>
            </w:pPr>
            <w:r>
              <w:rPr>
                <w:rFonts w:hint="eastAsia"/>
                <w:b w:val="0"/>
                <w:bCs w:val="0"/>
                <w:sz w:val="28"/>
                <w:szCs w:val="28"/>
              </w:rPr>
              <w:t>T</w:t>
            </w:r>
            <w:r>
              <w:rPr>
                <w:b w:val="0"/>
                <w:bCs w:val="0"/>
                <w:sz w:val="28"/>
                <w:szCs w:val="28"/>
              </w:rPr>
              <w:t>est05</w:t>
            </w:r>
          </w:p>
        </w:tc>
        <w:tc>
          <w:tcPr>
            <w:tcW w:w="2549" w:type="dxa"/>
            <w:shd w:val="clear" w:color="auto" w:fill="DEEAF6" w:themeFill="accent5" w:themeFillTint="33"/>
            <w:vAlign w:val="center"/>
          </w:tcPr>
          <w:p w14:paraId="3FF05EDA"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測試人員</w:t>
            </w:r>
          </w:p>
        </w:tc>
        <w:tc>
          <w:tcPr>
            <w:tcW w:w="2549" w:type="dxa"/>
            <w:shd w:val="clear" w:color="auto" w:fill="auto"/>
            <w:vAlign w:val="center"/>
          </w:tcPr>
          <w:p w14:paraId="0373A14C" w14:textId="773B1FE9" w:rsidR="00366F61" w:rsidRDefault="00CA749F" w:rsidP="00366F61">
            <w:pPr>
              <w:pStyle w:val="1"/>
              <w:numPr>
                <w:ilvl w:val="0"/>
                <w:numId w:val="0"/>
              </w:numPr>
              <w:jc w:val="both"/>
              <w:rPr>
                <w:b w:val="0"/>
                <w:bCs w:val="0"/>
                <w:sz w:val="28"/>
                <w:szCs w:val="28"/>
              </w:rPr>
            </w:pPr>
            <w:r>
              <w:rPr>
                <w:rFonts w:hint="eastAsia"/>
                <w:b w:val="0"/>
                <w:bCs w:val="0"/>
                <w:sz w:val="28"/>
                <w:szCs w:val="28"/>
              </w:rPr>
              <w:t>夏聖捷</w:t>
            </w:r>
          </w:p>
        </w:tc>
      </w:tr>
      <w:tr w:rsidR="00366F61" w14:paraId="5B863213" w14:textId="77777777" w:rsidTr="001977C0">
        <w:trPr>
          <w:trHeight w:val="454"/>
        </w:trPr>
        <w:tc>
          <w:tcPr>
            <w:tcW w:w="5096" w:type="dxa"/>
            <w:gridSpan w:val="2"/>
            <w:shd w:val="clear" w:color="auto" w:fill="DEEAF6" w:themeFill="accent5" w:themeFillTint="33"/>
            <w:vAlign w:val="center"/>
          </w:tcPr>
          <w:p w14:paraId="39E0B628"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測試目標</w:t>
            </w:r>
          </w:p>
        </w:tc>
        <w:tc>
          <w:tcPr>
            <w:tcW w:w="5098" w:type="dxa"/>
            <w:gridSpan w:val="2"/>
            <w:shd w:val="clear" w:color="auto" w:fill="auto"/>
            <w:vAlign w:val="center"/>
          </w:tcPr>
          <w:p w14:paraId="7CB8E06A" w14:textId="4B982743" w:rsidR="00366F61" w:rsidRDefault="00C53EE1" w:rsidP="00366F61">
            <w:pPr>
              <w:pStyle w:val="1"/>
              <w:numPr>
                <w:ilvl w:val="0"/>
                <w:numId w:val="0"/>
              </w:numPr>
              <w:jc w:val="both"/>
              <w:rPr>
                <w:b w:val="0"/>
                <w:bCs w:val="0"/>
                <w:sz w:val="28"/>
                <w:szCs w:val="28"/>
              </w:rPr>
            </w:pPr>
            <w:r>
              <w:rPr>
                <w:rFonts w:hint="eastAsia"/>
                <w:b w:val="0"/>
                <w:bCs w:val="0"/>
                <w:sz w:val="28"/>
                <w:szCs w:val="28"/>
              </w:rPr>
              <w:t>A</w:t>
            </w:r>
            <w:r>
              <w:rPr>
                <w:b w:val="0"/>
                <w:bCs w:val="0"/>
                <w:sz w:val="28"/>
                <w:szCs w:val="28"/>
              </w:rPr>
              <w:t>PP</w:t>
            </w:r>
            <w:r>
              <w:rPr>
                <w:rFonts w:hint="eastAsia"/>
                <w:b w:val="0"/>
                <w:bCs w:val="0"/>
                <w:sz w:val="28"/>
                <w:szCs w:val="28"/>
              </w:rPr>
              <w:t>是否正常運作</w:t>
            </w:r>
          </w:p>
        </w:tc>
      </w:tr>
      <w:tr w:rsidR="00366F61" w14:paraId="043C57EB" w14:textId="77777777" w:rsidTr="001977C0">
        <w:trPr>
          <w:trHeight w:val="454"/>
        </w:trPr>
        <w:tc>
          <w:tcPr>
            <w:tcW w:w="10194" w:type="dxa"/>
            <w:gridSpan w:val="4"/>
            <w:shd w:val="clear" w:color="auto" w:fill="DEEAF6" w:themeFill="accent5" w:themeFillTint="33"/>
            <w:vAlign w:val="center"/>
          </w:tcPr>
          <w:p w14:paraId="463BEE93"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測試作業</w:t>
            </w:r>
          </w:p>
        </w:tc>
      </w:tr>
      <w:tr w:rsidR="00366F61" w14:paraId="63598B91" w14:textId="77777777" w:rsidTr="00C53EE1">
        <w:trPr>
          <w:trHeight w:val="1417"/>
        </w:trPr>
        <w:tc>
          <w:tcPr>
            <w:tcW w:w="10194" w:type="dxa"/>
            <w:gridSpan w:val="4"/>
            <w:shd w:val="clear" w:color="auto" w:fill="auto"/>
          </w:tcPr>
          <w:p w14:paraId="58904F55" w14:textId="33404A65" w:rsidR="00366F61" w:rsidRDefault="00C53EE1" w:rsidP="005B00CB">
            <w:pPr>
              <w:pStyle w:val="1"/>
              <w:numPr>
                <w:ilvl w:val="0"/>
                <w:numId w:val="10"/>
              </w:numPr>
              <w:jc w:val="both"/>
              <w:rPr>
                <w:b w:val="0"/>
                <w:bCs w:val="0"/>
                <w:sz w:val="28"/>
                <w:szCs w:val="28"/>
              </w:rPr>
            </w:pPr>
            <w:r>
              <w:rPr>
                <w:rFonts w:hint="eastAsia"/>
                <w:b w:val="0"/>
                <w:bCs w:val="0"/>
                <w:sz w:val="28"/>
                <w:szCs w:val="28"/>
              </w:rPr>
              <w:t>進入</w:t>
            </w:r>
            <w:r>
              <w:rPr>
                <w:rFonts w:hint="eastAsia"/>
                <w:b w:val="0"/>
                <w:bCs w:val="0"/>
                <w:sz w:val="28"/>
                <w:szCs w:val="28"/>
              </w:rPr>
              <w:t>APP</w:t>
            </w:r>
          </w:p>
          <w:p w14:paraId="3E9ED1A1" w14:textId="77777777" w:rsidR="00C53EE1" w:rsidRDefault="00C53EE1" w:rsidP="005B00CB">
            <w:pPr>
              <w:pStyle w:val="1"/>
              <w:numPr>
                <w:ilvl w:val="0"/>
                <w:numId w:val="10"/>
              </w:numPr>
              <w:jc w:val="both"/>
              <w:rPr>
                <w:b w:val="0"/>
                <w:bCs w:val="0"/>
                <w:sz w:val="28"/>
                <w:szCs w:val="28"/>
              </w:rPr>
            </w:pPr>
            <w:r>
              <w:rPr>
                <w:rFonts w:hint="eastAsia"/>
                <w:b w:val="0"/>
                <w:bCs w:val="0"/>
                <w:sz w:val="28"/>
                <w:szCs w:val="28"/>
              </w:rPr>
              <w:t>進行第一次測試，取得角度標準值</w:t>
            </w:r>
          </w:p>
          <w:p w14:paraId="095DBDED" w14:textId="6F66ABD2" w:rsidR="00C53EE1" w:rsidRDefault="00C53EE1" w:rsidP="005B00CB">
            <w:pPr>
              <w:pStyle w:val="1"/>
              <w:numPr>
                <w:ilvl w:val="0"/>
                <w:numId w:val="10"/>
              </w:numPr>
              <w:jc w:val="both"/>
              <w:rPr>
                <w:b w:val="0"/>
                <w:bCs w:val="0"/>
                <w:sz w:val="28"/>
                <w:szCs w:val="28"/>
              </w:rPr>
            </w:pPr>
            <w:r>
              <w:rPr>
                <w:rFonts w:hint="eastAsia"/>
                <w:b w:val="0"/>
                <w:bCs w:val="0"/>
                <w:sz w:val="28"/>
                <w:szCs w:val="28"/>
              </w:rPr>
              <w:t>進入測試</w:t>
            </w:r>
            <w:r w:rsidR="00420345">
              <w:rPr>
                <w:rFonts w:hint="eastAsia"/>
                <w:b w:val="0"/>
                <w:bCs w:val="0"/>
                <w:sz w:val="28"/>
                <w:szCs w:val="28"/>
              </w:rPr>
              <w:t>頁面</w:t>
            </w:r>
          </w:p>
          <w:p w14:paraId="50DA99F7" w14:textId="2526FF5C" w:rsidR="00420345" w:rsidRDefault="00420345" w:rsidP="005B00CB">
            <w:pPr>
              <w:pStyle w:val="1"/>
              <w:numPr>
                <w:ilvl w:val="0"/>
                <w:numId w:val="10"/>
              </w:numPr>
              <w:jc w:val="both"/>
              <w:rPr>
                <w:b w:val="0"/>
                <w:bCs w:val="0"/>
                <w:sz w:val="28"/>
                <w:szCs w:val="28"/>
              </w:rPr>
            </w:pPr>
            <w:r>
              <w:rPr>
                <w:rFonts w:hint="eastAsia"/>
                <w:b w:val="0"/>
                <w:bCs w:val="0"/>
                <w:sz w:val="28"/>
                <w:szCs w:val="28"/>
              </w:rPr>
              <w:t>新增使用者資料</w:t>
            </w:r>
          </w:p>
          <w:p w14:paraId="1A059609" w14:textId="2EC730CD" w:rsidR="003D0A29" w:rsidRPr="003D0A29" w:rsidRDefault="00420345" w:rsidP="005B00CB">
            <w:pPr>
              <w:pStyle w:val="1"/>
              <w:numPr>
                <w:ilvl w:val="0"/>
                <w:numId w:val="10"/>
              </w:numPr>
              <w:jc w:val="both"/>
              <w:rPr>
                <w:b w:val="0"/>
                <w:bCs w:val="0"/>
                <w:sz w:val="28"/>
                <w:szCs w:val="28"/>
              </w:rPr>
            </w:pPr>
            <w:r>
              <w:rPr>
                <w:rFonts w:hint="eastAsia"/>
                <w:b w:val="0"/>
                <w:bCs w:val="0"/>
                <w:sz w:val="28"/>
                <w:szCs w:val="28"/>
              </w:rPr>
              <w:t>查詢測試結果</w:t>
            </w:r>
          </w:p>
        </w:tc>
      </w:tr>
      <w:tr w:rsidR="00366F61" w14:paraId="2F069B90" w14:textId="77777777" w:rsidTr="001977C0">
        <w:trPr>
          <w:trHeight w:val="454"/>
        </w:trPr>
        <w:tc>
          <w:tcPr>
            <w:tcW w:w="5096" w:type="dxa"/>
            <w:gridSpan w:val="2"/>
            <w:shd w:val="clear" w:color="auto" w:fill="DEEAF6" w:themeFill="accent5" w:themeFillTint="33"/>
            <w:vAlign w:val="center"/>
          </w:tcPr>
          <w:p w14:paraId="7D4C31A2" w14:textId="77777777" w:rsidR="00366F61" w:rsidRDefault="00366F61" w:rsidP="00366F61">
            <w:pPr>
              <w:pStyle w:val="1"/>
              <w:numPr>
                <w:ilvl w:val="0"/>
                <w:numId w:val="0"/>
              </w:numPr>
              <w:jc w:val="both"/>
              <w:rPr>
                <w:b w:val="0"/>
                <w:bCs w:val="0"/>
                <w:sz w:val="28"/>
                <w:szCs w:val="28"/>
              </w:rPr>
            </w:pPr>
            <w:r>
              <w:rPr>
                <w:rFonts w:hint="eastAsia"/>
                <w:b w:val="0"/>
                <w:bCs w:val="0"/>
                <w:sz w:val="28"/>
                <w:szCs w:val="28"/>
              </w:rPr>
              <w:t>測試結果</w:t>
            </w:r>
          </w:p>
        </w:tc>
        <w:tc>
          <w:tcPr>
            <w:tcW w:w="5098" w:type="dxa"/>
            <w:gridSpan w:val="2"/>
            <w:shd w:val="clear" w:color="auto" w:fill="auto"/>
            <w:vAlign w:val="center"/>
          </w:tcPr>
          <w:p w14:paraId="6F190CA2" w14:textId="684701C1" w:rsidR="00366F61" w:rsidRDefault="00C53EE1" w:rsidP="00366F61">
            <w:pPr>
              <w:pStyle w:val="1"/>
              <w:numPr>
                <w:ilvl w:val="0"/>
                <w:numId w:val="0"/>
              </w:numPr>
              <w:jc w:val="both"/>
              <w:rPr>
                <w:b w:val="0"/>
                <w:bCs w:val="0"/>
                <w:sz w:val="28"/>
                <w:szCs w:val="28"/>
              </w:rPr>
            </w:pPr>
            <w:r>
              <w:rPr>
                <w:rFonts w:hint="eastAsia"/>
                <w:b w:val="0"/>
                <w:bCs w:val="0"/>
                <w:sz w:val="28"/>
                <w:szCs w:val="28"/>
              </w:rPr>
              <w:t>成功</w:t>
            </w:r>
          </w:p>
        </w:tc>
      </w:tr>
    </w:tbl>
    <w:p w14:paraId="7049BC9B" w14:textId="77777777" w:rsidR="00366F61" w:rsidRPr="004A2FDA" w:rsidRDefault="00366F61" w:rsidP="004A2FDA">
      <w:pPr>
        <w:pStyle w:val="1"/>
        <w:numPr>
          <w:ilvl w:val="0"/>
          <w:numId w:val="0"/>
        </w:numPr>
        <w:snapToGrid/>
        <w:jc w:val="left"/>
        <w:rPr>
          <w:b w:val="0"/>
          <w:bCs w:val="0"/>
          <w:sz w:val="28"/>
          <w:szCs w:val="28"/>
        </w:rPr>
      </w:pPr>
    </w:p>
    <w:p w14:paraId="62B143BB" w14:textId="77777777" w:rsidR="004A2FDA" w:rsidRDefault="004A2FDA" w:rsidP="00C10A1A">
      <w:pPr>
        <w:tabs>
          <w:tab w:val="left" w:pos="2520"/>
        </w:tabs>
        <w:rPr>
          <w:rFonts w:ascii="Times New Roman" w:eastAsia="標楷體" w:hAnsi="Times New Roman" w:cs="Times New Roman"/>
          <w:sz w:val="28"/>
          <w:szCs w:val="28"/>
        </w:rPr>
      </w:pPr>
    </w:p>
    <w:p w14:paraId="7E58030C" w14:textId="3503827A" w:rsidR="004A2FDA" w:rsidRDefault="004A2FDA" w:rsidP="00C10A1A">
      <w:pPr>
        <w:tabs>
          <w:tab w:val="left" w:pos="2520"/>
        </w:tabs>
        <w:rPr>
          <w:rFonts w:ascii="Times New Roman" w:eastAsia="標楷體" w:hAnsi="Times New Roman" w:cs="Times New Roman"/>
          <w:sz w:val="28"/>
          <w:szCs w:val="28"/>
        </w:rPr>
        <w:sectPr w:rsidR="004A2FDA" w:rsidSect="00C87602">
          <w:pgSz w:w="11906" w:h="16838" w:code="9"/>
          <w:pgMar w:top="851" w:right="851" w:bottom="851" w:left="851" w:header="567" w:footer="567" w:gutter="0"/>
          <w:cols w:space="425"/>
          <w:docGrid w:type="lines" w:linePitch="360"/>
        </w:sectPr>
      </w:pPr>
    </w:p>
    <w:p w14:paraId="065F9A80" w14:textId="778C60A5" w:rsidR="00826D19" w:rsidRDefault="00826D19" w:rsidP="00366F61">
      <w:pPr>
        <w:pStyle w:val="1"/>
        <w:numPr>
          <w:ilvl w:val="0"/>
          <w:numId w:val="0"/>
        </w:numPr>
        <w:snapToGrid/>
      </w:pPr>
      <w:r>
        <w:rPr>
          <w:rFonts w:hint="eastAsia"/>
        </w:rPr>
        <w:lastRenderedPageBreak/>
        <w:t>第十一章、操作手冊</w:t>
      </w:r>
    </w:p>
    <w:tbl>
      <w:tblPr>
        <w:tblStyle w:val="a9"/>
        <w:tblpPr w:leftFromText="180" w:rightFromText="180" w:vertAnchor="text" w:horzAnchor="margin" w:tblpY="455"/>
        <w:tblW w:w="0" w:type="auto"/>
        <w:tblLook w:val="04A0" w:firstRow="1" w:lastRow="0" w:firstColumn="1" w:lastColumn="0" w:noHBand="0" w:noVBand="1"/>
      </w:tblPr>
      <w:tblGrid>
        <w:gridCol w:w="5466"/>
        <w:gridCol w:w="4728"/>
      </w:tblGrid>
      <w:tr w:rsidR="00B15AAB" w14:paraId="21E48F68" w14:textId="77777777" w:rsidTr="00B15AAB">
        <w:tc>
          <w:tcPr>
            <w:tcW w:w="10194" w:type="dxa"/>
            <w:gridSpan w:val="2"/>
            <w:shd w:val="clear" w:color="auto" w:fill="D9E2F3" w:themeFill="accent1" w:themeFillTint="33"/>
            <w:vAlign w:val="center"/>
          </w:tcPr>
          <w:p w14:paraId="58BB3B73" w14:textId="77777777" w:rsidR="00B15AAB" w:rsidRPr="00A64D10" w:rsidRDefault="00B15AAB" w:rsidP="00B15AAB">
            <w:pPr>
              <w:tabs>
                <w:tab w:val="left" w:pos="2520"/>
              </w:tabs>
              <w:jc w:val="center"/>
              <w:rPr>
                <w:rFonts w:ascii="新細明體" w:eastAsia="新細明體" w:hAnsi="新細明體" w:cs="Times New Roman"/>
                <w:sz w:val="32"/>
                <w:szCs w:val="32"/>
              </w:rPr>
            </w:pPr>
            <w:r w:rsidRPr="00A64D10">
              <w:rPr>
                <w:rFonts w:ascii="新細明體" w:eastAsia="新細明體" w:hAnsi="新細明體" w:cs="Times New Roman" w:hint="eastAsia"/>
                <w:sz w:val="32"/>
                <w:szCs w:val="32"/>
              </w:rPr>
              <w:t>下載APK檔</w:t>
            </w:r>
          </w:p>
        </w:tc>
      </w:tr>
      <w:tr w:rsidR="007F0642" w14:paraId="18665FE3" w14:textId="77777777" w:rsidTr="009D0942">
        <w:trPr>
          <w:trHeight w:val="6479"/>
        </w:trPr>
        <w:tc>
          <w:tcPr>
            <w:tcW w:w="5466" w:type="dxa"/>
            <w:vAlign w:val="center"/>
          </w:tcPr>
          <w:p w14:paraId="585E6072" w14:textId="64A28509" w:rsidR="00B15AAB" w:rsidRDefault="00251AFC" w:rsidP="009D0942">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20DC32DC" wp14:editId="68D82349">
                  <wp:extent cx="2018665" cy="4013974"/>
                  <wp:effectExtent l="0" t="0" r="635" b="5715"/>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51110" cy="4078489"/>
                          </a:xfrm>
                          <a:prstGeom prst="rect">
                            <a:avLst/>
                          </a:prstGeom>
                          <a:noFill/>
                          <a:ln>
                            <a:noFill/>
                          </a:ln>
                        </pic:spPr>
                      </pic:pic>
                    </a:graphicData>
                  </a:graphic>
                </wp:inline>
              </w:drawing>
            </w:r>
          </w:p>
        </w:tc>
        <w:tc>
          <w:tcPr>
            <w:tcW w:w="4728" w:type="dxa"/>
            <w:vAlign w:val="center"/>
          </w:tcPr>
          <w:p w14:paraId="37A6E32F" w14:textId="0EF9CD84" w:rsidR="00B15AAB" w:rsidRDefault="00B15AAB" w:rsidP="009D0942">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找到</w:t>
            </w:r>
            <w:r>
              <w:rPr>
                <w:rFonts w:ascii="Times New Roman" w:eastAsia="標楷體" w:hAnsi="Times New Roman" w:cs="Times New Roman" w:hint="eastAsia"/>
                <w:sz w:val="28"/>
                <w:szCs w:val="28"/>
              </w:rPr>
              <w:t>A</w:t>
            </w:r>
            <w:r>
              <w:rPr>
                <w:rFonts w:ascii="Times New Roman" w:eastAsia="標楷體" w:hAnsi="Times New Roman" w:cs="Times New Roman"/>
                <w:sz w:val="28"/>
                <w:szCs w:val="28"/>
              </w:rPr>
              <w:t>PK</w:t>
            </w:r>
            <w:r>
              <w:rPr>
                <w:rFonts w:ascii="Times New Roman" w:eastAsia="標楷體" w:hAnsi="Times New Roman" w:cs="Times New Roman" w:hint="eastAsia"/>
                <w:sz w:val="28"/>
                <w:szCs w:val="28"/>
              </w:rPr>
              <w:t>檔，進行下載</w:t>
            </w:r>
          </w:p>
        </w:tc>
      </w:tr>
      <w:tr w:rsidR="007F0642" w14:paraId="30A671EB" w14:textId="77777777" w:rsidTr="009D0942">
        <w:trPr>
          <w:trHeight w:val="6479"/>
        </w:trPr>
        <w:tc>
          <w:tcPr>
            <w:tcW w:w="5466" w:type="dxa"/>
            <w:vAlign w:val="center"/>
          </w:tcPr>
          <w:p w14:paraId="2A794AD4" w14:textId="57F423A9" w:rsidR="00B15AAB" w:rsidRDefault="007F0642" w:rsidP="009D0942">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6748C2D6" wp14:editId="44A005CD">
                  <wp:extent cx="2018894" cy="3917950"/>
                  <wp:effectExtent l="0" t="0" r="635" b="63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4933" cy="4026702"/>
                          </a:xfrm>
                          <a:prstGeom prst="rect">
                            <a:avLst/>
                          </a:prstGeom>
                          <a:noFill/>
                          <a:ln>
                            <a:noFill/>
                          </a:ln>
                        </pic:spPr>
                      </pic:pic>
                    </a:graphicData>
                  </a:graphic>
                </wp:inline>
              </w:drawing>
            </w:r>
          </w:p>
        </w:tc>
        <w:tc>
          <w:tcPr>
            <w:tcW w:w="4728" w:type="dxa"/>
            <w:vAlign w:val="center"/>
          </w:tcPr>
          <w:p w14:paraId="0A3865CF" w14:textId="3193AD9B" w:rsidR="00B15AAB" w:rsidRDefault="00B15AAB" w:rsidP="009D0942">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點「安裝」完成下載</w:t>
            </w:r>
          </w:p>
        </w:tc>
      </w:tr>
    </w:tbl>
    <w:p w14:paraId="5F647F3E" w14:textId="77777777" w:rsidR="00B15AAB" w:rsidRDefault="00B15AAB" w:rsidP="00366F61">
      <w:pPr>
        <w:pStyle w:val="1"/>
        <w:numPr>
          <w:ilvl w:val="0"/>
          <w:numId w:val="0"/>
        </w:numPr>
        <w:snapToGrid/>
      </w:pPr>
    </w:p>
    <w:tbl>
      <w:tblPr>
        <w:tblStyle w:val="a9"/>
        <w:tblW w:w="0" w:type="auto"/>
        <w:tblLook w:val="04A0" w:firstRow="1" w:lastRow="0" w:firstColumn="1" w:lastColumn="0" w:noHBand="0" w:noVBand="1"/>
      </w:tblPr>
      <w:tblGrid>
        <w:gridCol w:w="5524"/>
        <w:gridCol w:w="4670"/>
      </w:tblGrid>
      <w:tr w:rsidR="00FB4C0D" w14:paraId="3588018C" w14:textId="77777777" w:rsidTr="009D0942">
        <w:trPr>
          <w:trHeight w:val="7149"/>
        </w:trPr>
        <w:tc>
          <w:tcPr>
            <w:tcW w:w="5524" w:type="dxa"/>
            <w:vAlign w:val="center"/>
          </w:tcPr>
          <w:p w14:paraId="39588565" w14:textId="6B135F93" w:rsidR="00B15AAB" w:rsidRDefault="007F0642" w:rsidP="009D0942">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703CB895" wp14:editId="5603B6B2">
                  <wp:extent cx="2050498" cy="4133366"/>
                  <wp:effectExtent l="0" t="0" r="6985"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84792" cy="4202496"/>
                          </a:xfrm>
                          <a:prstGeom prst="rect">
                            <a:avLst/>
                          </a:prstGeom>
                          <a:noFill/>
                          <a:ln>
                            <a:noFill/>
                          </a:ln>
                        </pic:spPr>
                      </pic:pic>
                    </a:graphicData>
                  </a:graphic>
                </wp:inline>
              </w:drawing>
            </w:r>
          </w:p>
        </w:tc>
        <w:tc>
          <w:tcPr>
            <w:tcW w:w="4670" w:type="dxa"/>
            <w:vAlign w:val="center"/>
          </w:tcPr>
          <w:p w14:paraId="14024118" w14:textId="31D971EF" w:rsidR="00B15AAB" w:rsidRDefault="007F0642" w:rsidP="009D0942">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跳出「已安裝應用程式」，代表已經下載好。</w:t>
            </w:r>
          </w:p>
        </w:tc>
      </w:tr>
      <w:tr w:rsidR="00FB4C0D" w14:paraId="4C1BAB7A" w14:textId="77777777" w:rsidTr="009D0942">
        <w:trPr>
          <w:trHeight w:val="7149"/>
        </w:trPr>
        <w:tc>
          <w:tcPr>
            <w:tcW w:w="5524" w:type="dxa"/>
            <w:vAlign w:val="center"/>
          </w:tcPr>
          <w:p w14:paraId="3DB02ACE" w14:textId="149EECD9" w:rsidR="00B15AAB" w:rsidRDefault="00DC31D8" w:rsidP="009D0942">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6D47E1CB" wp14:editId="43A32C00">
                  <wp:extent cx="2114550" cy="441965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24832" cy="4441140"/>
                          </a:xfrm>
                          <a:prstGeom prst="rect">
                            <a:avLst/>
                          </a:prstGeom>
                          <a:noFill/>
                          <a:ln>
                            <a:noFill/>
                          </a:ln>
                        </pic:spPr>
                      </pic:pic>
                    </a:graphicData>
                  </a:graphic>
                </wp:inline>
              </w:drawing>
            </w:r>
          </w:p>
        </w:tc>
        <w:tc>
          <w:tcPr>
            <w:tcW w:w="4670" w:type="dxa"/>
            <w:vAlign w:val="center"/>
          </w:tcPr>
          <w:p w14:paraId="2A66FD99" w14:textId="6733B488" w:rsidR="00B15AAB" w:rsidRDefault="009D0942" w:rsidP="009D0942">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到桌面，</w:t>
            </w:r>
            <w:r w:rsidR="00757DC0">
              <w:rPr>
                <w:rFonts w:ascii="Times New Roman" w:eastAsia="標楷體" w:hAnsi="Times New Roman" w:cs="Times New Roman" w:hint="eastAsia"/>
                <w:sz w:val="28"/>
                <w:szCs w:val="28"/>
              </w:rPr>
              <w:t>看到捷進</w:t>
            </w:r>
            <w:r>
              <w:rPr>
                <w:rFonts w:ascii="Times New Roman" w:eastAsia="標楷體" w:hAnsi="Times New Roman" w:cs="Times New Roman" w:hint="eastAsia"/>
                <w:sz w:val="28"/>
                <w:szCs w:val="28"/>
              </w:rPr>
              <w:t>，</w:t>
            </w:r>
            <w:r w:rsidR="00757DC0">
              <w:rPr>
                <w:rFonts w:ascii="Times New Roman" w:eastAsia="標楷體" w:hAnsi="Times New Roman" w:cs="Times New Roman" w:hint="eastAsia"/>
                <w:sz w:val="28"/>
                <w:szCs w:val="28"/>
              </w:rPr>
              <w:t>就可以</w:t>
            </w:r>
            <w:r>
              <w:rPr>
                <w:rFonts w:ascii="Times New Roman" w:eastAsia="標楷體" w:hAnsi="Times New Roman" w:cs="Times New Roman" w:hint="eastAsia"/>
                <w:sz w:val="28"/>
                <w:szCs w:val="28"/>
              </w:rPr>
              <w:t>進入</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w:t>
            </w:r>
          </w:p>
        </w:tc>
      </w:tr>
    </w:tbl>
    <w:p w14:paraId="0CF37370" w14:textId="32A3A8D6" w:rsidR="00A64D10" w:rsidRDefault="00A64D10" w:rsidP="00366F61">
      <w:pPr>
        <w:tabs>
          <w:tab w:val="left" w:pos="2520"/>
        </w:tabs>
        <w:jc w:val="center"/>
        <w:rPr>
          <w:rFonts w:ascii="Times New Roman" w:eastAsia="標楷體" w:hAnsi="Times New Roman" w:cs="Times New Roman"/>
          <w:sz w:val="28"/>
          <w:szCs w:val="28"/>
        </w:rPr>
        <w:sectPr w:rsidR="00A64D10" w:rsidSect="00C87602">
          <w:pgSz w:w="11906" w:h="16838" w:code="9"/>
          <w:pgMar w:top="851" w:right="851" w:bottom="851" w:left="851" w:header="567" w:footer="567" w:gutter="0"/>
          <w:cols w:space="425"/>
          <w:docGrid w:type="lines" w:linePitch="360"/>
        </w:sectPr>
      </w:pPr>
    </w:p>
    <w:p w14:paraId="16BD0EEB" w14:textId="77777777" w:rsidR="00826D19" w:rsidRDefault="00826D19" w:rsidP="00366F61">
      <w:pPr>
        <w:pStyle w:val="1"/>
        <w:numPr>
          <w:ilvl w:val="0"/>
          <w:numId w:val="0"/>
        </w:numPr>
        <w:snapToGrid/>
      </w:pPr>
      <w:r>
        <w:rPr>
          <w:rFonts w:hint="eastAsia"/>
        </w:rPr>
        <w:lastRenderedPageBreak/>
        <w:t>第十二章、使用手冊</w:t>
      </w:r>
    </w:p>
    <w:tbl>
      <w:tblPr>
        <w:tblStyle w:val="a9"/>
        <w:tblW w:w="0" w:type="auto"/>
        <w:tblLook w:val="04A0" w:firstRow="1" w:lastRow="0" w:firstColumn="1" w:lastColumn="0" w:noHBand="0" w:noVBand="1"/>
      </w:tblPr>
      <w:tblGrid>
        <w:gridCol w:w="5097"/>
        <w:gridCol w:w="5097"/>
      </w:tblGrid>
      <w:tr w:rsidR="00163FA2" w14:paraId="3525DA12" w14:textId="77777777" w:rsidTr="00631E55">
        <w:trPr>
          <w:trHeight w:val="7501"/>
        </w:trPr>
        <w:tc>
          <w:tcPr>
            <w:tcW w:w="5097" w:type="dxa"/>
            <w:vAlign w:val="center"/>
          </w:tcPr>
          <w:p w14:paraId="5472942F" w14:textId="4425E7AF" w:rsidR="00631E55" w:rsidRDefault="00631E55"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7F086A93" wp14:editId="0CF788F6">
                  <wp:extent cx="2034484" cy="4285754"/>
                  <wp:effectExtent l="0" t="0" r="4445" b="63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79165" cy="4379876"/>
                          </a:xfrm>
                          <a:prstGeom prst="rect">
                            <a:avLst/>
                          </a:prstGeom>
                          <a:noFill/>
                          <a:ln>
                            <a:noFill/>
                          </a:ln>
                        </pic:spPr>
                      </pic:pic>
                    </a:graphicData>
                  </a:graphic>
                </wp:inline>
              </w:drawing>
            </w:r>
          </w:p>
        </w:tc>
        <w:tc>
          <w:tcPr>
            <w:tcW w:w="5097" w:type="dxa"/>
            <w:vAlign w:val="center"/>
          </w:tcPr>
          <w:p w14:paraId="4AAB9FFF" w14:textId="7B9DB3DB" w:rsidR="00631E55" w:rsidRDefault="00631E55"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開啟</w:t>
            </w:r>
            <w:r>
              <w:rPr>
                <w:rFonts w:ascii="Times New Roman" w:eastAsia="標楷體" w:hAnsi="Times New Roman" w:cs="Times New Roman" w:hint="eastAsia"/>
                <w:sz w:val="28"/>
                <w:szCs w:val="28"/>
              </w:rPr>
              <w:t>APP</w:t>
            </w:r>
            <w:r>
              <w:rPr>
                <w:rFonts w:ascii="Times New Roman" w:eastAsia="標楷體" w:hAnsi="Times New Roman" w:cs="Times New Roman" w:hint="eastAsia"/>
                <w:sz w:val="28"/>
                <w:szCs w:val="28"/>
              </w:rPr>
              <w:t>，進入主畫面。</w:t>
            </w:r>
          </w:p>
        </w:tc>
      </w:tr>
      <w:tr w:rsidR="00163FA2" w14:paraId="14EB3ED4" w14:textId="77777777" w:rsidTr="00631E55">
        <w:tc>
          <w:tcPr>
            <w:tcW w:w="5097" w:type="dxa"/>
            <w:vAlign w:val="center"/>
          </w:tcPr>
          <w:p w14:paraId="082BB59D" w14:textId="42CD8FF4" w:rsidR="00631E55" w:rsidRPr="00D30C03" w:rsidRDefault="00D30C03"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C200315" wp14:editId="07686551">
                  <wp:extent cx="2162175" cy="4137235"/>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7489" cy="4166537"/>
                          </a:xfrm>
                          <a:prstGeom prst="rect">
                            <a:avLst/>
                          </a:prstGeom>
                          <a:noFill/>
                          <a:ln>
                            <a:noFill/>
                          </a:ln>
                        </pic:spPr>
                      </pic:pic>
                    </a:graphicData>
                  </a:graphic>
                </wp:inline>
              </w:drawing>
            </w:r>
          </w:p>
        </w:tc>
        <w:tc>
          <w:tcPr>
            <w:tcW w:w="5097" w:type="dxa"/>
            <w:vAlign w:val="center"/>
          </w:tcPr>
          <w:p w14:paraId="0FE3100B" w14:textId="5E3C7FBB" w:rsidR="00631E55" w:rsidRDefault="00D30C03"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進入如何使用，查看如何操作。</w:t>
            </w:r>
          </w:p>
        </w:tc>
      </w:tr>
      <w:tr w:rsidR="00163FA2" w14:paraId="7DDBDCC0" w14:textId="77777777" w:rsidTr="00653B2C">
        <w:trPr>
          <w:trHeight w:val="7422"/>
        </w:trPr>
        <w:tc>
          <w:tcPr>
            <w:tcW w:w="5097" w:type="dxa"/>
            <w:vAlign w:val="center"/>
          </w:tcPr>
          <w:p w14:paraId="1FD613C6" w14:textId="610B96D7" w:rsidR="00631E55" w:rsidRDefault="00AB4C8F"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7179110F" wp14:editId="3C2EA6BE">
                  <wp:extent cx="2239999" cy="4563745"/>
                  <wp:effectExtent l="0" t="0" r="8255" b="825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7079" cy="4598543"/>
                          </a:xfrm>
                          <a:prstGeom prst="rect">
                            <a:avLst/>
                          </a:prstGeom>
                          <a:noFill/>
                          <a:ln>
                            <a:noFill/>
                          </a:ln>
                        </pic:spPr>
                      </pic:pic>
                    </a:graphicData>
                  </a:graphic>
                </wp:inline>
              </w:drawing>
            </w:r>
          </w:p>
        </w:tc>
        <w:tc>
          <w:tcPr>
            <w:tcW w:w="5097" w:type="dxa"/>
            <w:vAlign w:val="center"/>
          </w:tcPr>
          <w:p w14:paraId="72C154B7" w14:textId="304D0BFA" w:rsidR="00631E55" w:rsidRDefault="00D30C03"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進入首次測驗，取得測驗標準角度。</w:t>
            </w:r>
          </w:p>
        </w:tc>
      </w:tr>
      <w:tr w:rsidR="00163FA2" w14:paraId="34BC9AEB" w14:textId="77777777" w:rsidTr="00653B2C">
        <w:trPr>
          <w:trHeight w:val="7422"/>
        </w:trPr>
        <w:tc>
          <w:tcPr>
            <w:tcW w:w="5097" w:type="dxa"/>
            <w:vAlign w:val="center"/>
          </w:tcPr>
          <w:p w14:paraId="76B09DB8" w14:textId="0A0C96ED" w:rsidR="00631E55" w:rsidRDefault="00717A93"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2006C5FC" wp14:editId="3EE61DC1">
                  <wp:extent cx="2274073" cy="4488180"/>
                  <wp:effectExtent l="0" t="0" r="0" b="762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1139" cy="4502127"/>
                          </a:xfrm>
                          <a:prstGeom prst="rect">
                            <a:avLst/>
                          </a:prstGeom>
                          <a:noFill/>
                          <a:ln>
                            <a:noFill/>
                          </a:ln>
                        </pic:spPr>
                      </pic:pic>
                    </a:graphicData>
                  </a:graphic>
                </wp:inline>
              </w:drawing>
            </w:r>
          </w:p>
        </w:tc>
        <w:tc>
          <w:tcPr>
            <w:tcW w:w="5097" w:type="dxa"/>
            <w:vAlign w:val="center"/>
          </w:tcPr>
          <w:p w14:paraId="709F924E" w14:textId="756F9898" w:rsidR="00631E55" w:rsidRDefault="00653B2C"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回到主頁，輸入測驗次數，</w:t>
            </w:r>
            <w:r w:rsidR="00E25522">
              <w:rPr>
                <w:rFonts w:ascii="Times New Roman" w:eastAsia="標楷體" w:hAnsi="Times New Roman" w:cs="Times New Roman" w:hint="eastAsia"/>
                <w:sz w:val="28"/>
                <w:szCs w:val="28"/>
              </w:rPr>
              <w:t>點</w:t>
            </w:r>
            <w:r>
              <w:rPr>
                <w:rFonts w:ascii="Times New Roman" w:eastAsia="標楷體" w:hAnsi="Times New Roman" w:cs="Times New Roman" w:hint="eastAsia"/>
                <w:sz w:val="28"/>
                <w:szCs w:val="28"/>
              </w:rPr>
              <w:t>開始測驗。</w:t>
            </w:r>
          </w:p>
        </w:tc>
      </w:tr>
      <w:tr w:rsidR="00163FA2" w14:paraId="05D0E49F" w14:textId="77777777" w:rsidTr="00AB4C8F">
        <w:trPr>
          <w:trHeight w:val="7526"/>
        </w:trPr>
        <w:tc>
          <w:tcPr>
            <w:tcW w:w="5097" w:type="dxa"/>
            <w:vAlign w:val="center"/>
          </w:tcPr>
          <w:p w14:paraId="42900875" w14:textId="28531A55" w:rsidR="00631E55" w:rsidRDefault="00AB4C8F"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34C99DE3" wp14:editId="255B07FB">
                  <wp:extent cx="2250799" cy="402209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69698" cy="4055862"/>
                          </a:xfrm>
                          <a:prstGeom prst="rect">
                            <a:avLst/>
                          </a:prstGeom>
                          <a:noFill/>
                          <a:ln>
                            <a:noFill/>
                          </a:ln>
                        </pic:spPr>
                      </pic:pic>
                    </a:graphicData>
                  </a:graphic>
                </wp:inline>
              </w:drawing>
            </w:r>
          </w:p>
        </w:tc>
        <w:tc>
          <w:tcPr>
            <w:tcW w:w="5097" w:type="dxa"/>
            <w:vAlign w:val="center"/>
          </w:tcPr>
          <w:p w14:paraId="2AA1373D" w14:textId="6B46E592" w:rsidR="00631E55" w:rsidRDefault="00AB4C8F"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進行測驗，取得測驗結果。</w:t>
            </w:r>
          </w:p>
        </w:tc>
      </w:tr>
      <w:tr w:rsidR="00717A93" w14:paraId="0E08C1CA" w14:textId="77777777" w:rsidTr="00AB4C8F">
        <w:trPr>
          <w:trHeight w:val="7526"/>
        </w:trPr>
        <w:tc>
          <w:tcPr>
            <w:tcW w:w="5097" w:type="dxa"/>
            <w:vAlign w:val="center"/>
          </w:tcPr>
          <w:p w14:paraId="11D69EAE" w14:textId="1D103A59" w:rsidR="00717A93" w:rsidRDefault="00717A93" w:rsidP="00631E55">
            <w:pPr>
              <w:tabs>
                <w:tab w:val="left" w:pos="2520"/>
              </w:tabs>
              <w:jc w:val="center"/>
              <w:rPr>
                <w:rFonts w:ascii="Times New Roman" w:eastAsia="標楷體" w:hAnsi="Times New Roman" w:cs="Times New Roman"/>
                <w:noProof/>
                <w:sz w:val="28"/>
                <w:szCs w:val="28"/>
              </w:rPr>
            </w:pPr>
            <w:r>
              <w:rPr>
                <w:rFonts w:ascii="Times New Roman" w:eastAsia="標楷體" w:hAnsi="Times New Roman" w:cs="Times New Roman"/>
                <w:noProof/>
                <w:sz w:val="28"/>
                <w:szCs w:val="28"/>
              </w:rPr>
              <w:drawing>
                <wp:inline distT="0" distB="0" distL="0" distR="0" wp14:anchorId="129B3BE1" wp14:editId="6854EE84">
                  <wp:extent cx="2274073" cy="4488180"/>
                  <wp:effectExtent l="0" t="0" r="0" b="762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81139" cy="4502127"/>
                          </a:xfrm>
                          <a:prstGeom prst="rect">
                            <a:avLst/>
                          </a:prstGeom>
                          <a:noFill/>
                          <a:ln>
                            <a:noFill/>
                          </a:ln>
                        </pic:spPr>
                      </pic:pic>
                    </a:graphicData>
                  </a:graphic>
                </wp:inline>
              </w:drawing>
            </w:r>
          </w:p>
        </w:tc>
        <w:tc>
          <w:tcPr>
            <w:tcW w:w="5097" w:type="dxa"/>
            <w:vAlign w:val="center"/>
          </w:tcPr>
          <w:p w14:paraId="719220FF" w14:textId="0A159856" w:rsidR="00717A93" w:rsidRDefault="00717A93"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回到頁首，</w:t>
            </w:r>
            <w:r w:rsidR="00E5249F">
              <w:rPr>
                <w:rFonts w:ascii="Times New Roman" w:eastAsia="標楷體" w:hAnsi="Times New Roman" w:cs="Times New Roman" w:hint="eastAsia"/>
                <w:sz w:val="28"/>
                <w:szCs w:val="28"/>
              </w:rPr>
              <w:t>點紀錄結果，查看紀錄。</w:t>
            </w:r>
          </w:p>
        </w:tc>
      </w:tr>
      <w:tr w:rsidR="00163FA2" w14:paraId="6FB4E172" w14:textId="77777777" w:rsidTr="00AB4C8F">
        <w:trPr>
          <w:trHeight w:val="7526"/>
        </w:trPr>
        <w:tc>
          <w:tcPr>
            <w:tcW w:w="5097" w:type="dxa"/>
            <w:vAlign w:val="center"/>
          </w:tcPr>
          <w:p w14:paraId="39DF69D9" w14:textId="2A8980E0" w:rsidR="00631E55" w:rsidRDefault="00163FA2"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1FE2F393" wp14:editId="4C2FCA3D">
                  <wp:extent cx="2257011" cy="4515296"/>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80378" cy="4562044"/>
                          </a:xfrm>
                          <a:prstGeom prst="rect">
                            <a:avLst/>
                          </a:prstGeom>
                          <a:noFill/>
                          <a:ln>
                            <a:noFill/>
                          </a:ln>
                        </pic:spPr>
                      </pic:pic>
                    </a:graphicData>
                  </a:graphic>
                </wp:inline>
              </w:drawing>
            </w:r>
          </w:p>
        </w:tc>
        <w:tc>
          <w:tcPr>
            <w:tcW w:w="5097" w:type="dxa"/>
            <w:vAlign w:val="center"/>
          </w:tcPr>
          <w:p w14:paraId="4AEC8B9D" w14:textId="21CBA6B8" w:rsidR="00631E55" w:rsidRDefault="00163FA2"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進到紀錄結果，填好資料，按新增資料，跳出文字，表示新增成功。</w:t>
            </w:r>
          </w:p>
        </w:tc>
      </w:tr>
      <w:tr w:rsidR="00163FA2" w14:paraId="1E820F1B" w14:textId="77777777" w:rsidTr="00163FA2">
        <w:trPr>
          <w:trHeight w:val="7504"/>
        </w:trPr>
        <w:tc>
          <w:tcPr>
            <w:tcW w:w="5097" w:type="dxa"/>
            <w:vAlign w:val="center"/>
          </w:tcPr>
          <w:p w14:paraId="0939C356" w14:textId="46F27341" w:rsidR="00631E55" w:rsidRDefault="00163FA2"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0E905298" wp14:editId="0107E6BD">
                  <wp:extent cx="2369488" cy="4277360"/>
                  <wp:effectExtent l="0" t="0" r="0" b="889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80814" cy="4297806"/>
                          </a:xfrm>
                          <a:prstGeom prst="rect">
                            <a:avLst/>
                          </a:prstGeom>
                          <a:noFill/>
                          <a:ln>
                            <a:noFill/>
                          </a:ln>
                        </pic:spPr>
                      </pic:pic>
                    </a:graphicData>
                  </a:graphic>
                </wp:inline>
              </w:drawing>
            </w:r>
          </w:p>
        </w:tc>
        <w:tc>
          <w:tcPr>
            <w:tcW w:w="5097" w:type="dxa"/>
            <w:vAlign w:val="center"/>
          </w:tcPr>
          <w:p w14:paraId="08076388" w14:textId="3F1B5CDC" w:rsidR="00631E55" w:rsidRDefault="00163FA2"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點查看紀錄，就可以看到所有資訊。</w:t>
            </w:r>
          </w:p>
        </w:tc>
      </w:tr>
      <w:tr w:rsidR="00163FA2" w14:paraId="79177FBB" w14:textId="77777777" w:rsidTr="00163FA2">
        <w:trPr>
          <w:trHeight w:val="7504"/>
        </w:trPr>
        <w:tc>
          <w:tcPr>
            <w:tcW w:w="5097" w:type="dxa"/>
            <w:vAlign w:val="center"/>
          </w:tcPr>
          <w:p w14:paraId="7E8A4935" w14:textId="45739AC9" w:rsidR="00631E55" w:rsidRDefault="00163FA2"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61086431" wp14:editId="4D89CCFA">
                  <wp:extent cx="2416175" cy="4626816"/>
                  <wp:effectExtent l="0" t="0" r="3175" b="254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1783" cy="4695003"/>
                          </a:xfrm>
                          <a:prstGeom prst="rect">
                            <a:avLst/>
                          </a:prstGeom>
                          <a:noFill/>
                          <a:ln>
                            <a:noFill/>
                          </a:ln>
                        </pic:spPr>
                      </pic:pic>
                    </a:graphicData>
                  </a:graphic>
                </wp:inline>
              </w:drawing>
            </w:r>
          </w:p>
        </w:tc>
        <w:tc>
          <w:tcPr>
            <w:tcW w:w="5097" w:type="dxa"/>
            <w:vAlign w:val="center"/>
          </w:tcPr>
          <w:p w14:paraId="1A27849F" w14:textId="79C345EB" w:rsidR="00631E55" w:rsidRDefault="00163FA2"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將新的資料打上，點更新資料，看到跳出文字，表示資料更新完成。</w:t>
            </w:r>
          </w:p>
        </w:tc>
      </w:tr>
      <w:tr w:rsidR="00163FA2" w14:paraId="4119D7B3" w14:textId="77777777" w:rsidTr="002E554B">
        <w:trPr>
          <w:trHeight w:val="7503"/>
        </w:trPr>
        <w:tc>
          <w:tcPr>
            <w:tcW w:w="5097" w:type="dxa"/>
            <w:vAlign w:val="center"/>
          </w:tcPr>
          <w:p w14:paraId="158C1D13" w14:textId="2ECB08FD" w:rsidR="00631E55" w:rsidRDefault="005B0D5B"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drawing>
                <wp:inline distT="0" distB="0" distL="0" distR="0" wp14:anchorId="394B274A" wp14:editId="784A8975">
                  <wp:extent cx="2382913" cy="4484121"/>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04474" cy="4524693"/>
                          </a:xfrm>
                          <a:prstGeom prst="rect">
                            <a:avLst/>
                          </a:prstGeom>
                          <a:noFill/>
                          <a:ln>
                            <a:noFill/>
                          </a:ln>
                        </pic:spPr>
                      </pic:pic>
                    </a:graphicData>
                  </a:graphic>
                </wp:inline>
              </w:drawing>
            </w:r>
          </w:p>
        </w:tc>
        <w:tc>
          <w:tcPr>
            <w:tcW w:w="5097" w:type="dxa"/>
            <w:vAlign w:val="center"/>
          </w:tcPr>
          <w:p w14:paraId="3B442A5C" w14:textId="3B6BA0F4" w:rsidR="00631E55" w:rsidRDefault="005E142A"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如果要刪除資料，</w:t>
            </w:r>
            <w:r w:rsidR="00457A0C">
              <w:rPr>
                <w:rFonts w:ascii="Times New Roman" w:eastAsia="標楷體" w:hAnsi="Times New Roman" w:cs="Times New Roman" w:hint="eastAsia"/>
                <w:sz w:val="28"/>
                <w:szCs w:val="28"/>
              </w:rPr>
              <w:t>點擊刪除資料，看到跳出文字，表示資料已經刪除。</w:t>
            </w:r>
          </w:p>
        </w:tc>
      </w:tr>
      <w:tr w:rsidR="00163FA2" w14:paraId="1C0F5936" w14:textId="77777777" w:rsidTr="005E142A">
        <w:trPr>
          <w:trHeight w:val="7364"/>
        </w:trPr>
        <w:tc>
          <w:tcPr>
            <w:tcW w:w="5097" w:type="dxa"/>
            <w:vAlign w:val="center"/>
          </w:tcPr>
          <w:p w14:paraId="1774C46C" w14:textId="745372B6" w:rsidR="00631E55" w:rsidRDefault="00074334"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drawing>
                <wp:inline distT="0" distB="0" distL="0" distR="0" wp14:anchorId="33861160" wp14:editId="18FB8281">
                  <wp:extent cx="2472661" cy="4506788"/>
                  <wp:effectExtent l="0" t="0" r="4445" b="825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5680" cy="4585196"/>
                          </a:xfrm>
                          <a:prstGeom prst="rect">
                            <a:avLst/>
                          </a:prstGeom>
                          <a:noFill/>
                          <a:ln>
                            <a:noFill/>
                          </a:ln>
                        </pic:spPr>
                      </pic:pic>
                    </a:graphicData>
                  </a:graphic>
                </wp:inline>
              </w:drawing>
            </w:r>
          </w:p>
        </w:tc>
        <w:tc>
          <w:tcPr>
            <w:tcW w:w="5097" w:type="dxa"/>
            <w:vAlign w:val="center"/>
          </w:tcPr>
          <w:p w14:paraId="75A02744" w14:textId="16AAEC40" w:rsidR="00631E55" w:rsidRDefault="00DE49A4" w:rsidP="00631E55">
            <w:pPr>
              <w:tabs>
                <w:tab w:val="left" w:pos="2520"/>
              </w:tabs>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刪除資料後，想確認是否刪除，可以點擊查看紀錄，會跳出查無資料。</w:t>
            </w:r>
          </w:p>
        </w:tc>
      </w:tr>
    </w:tbl>
    <w:p w14:paraId="46B328F8" w14:textId="77777777" w:rsidR="0053720D" w:rsidRDefault="0053720D" w:rsidP="00366F61">
      <w:pPr>
        <w:pStyle w:val="1"/>
        <w:numPr>
          <w:ilvl w:val="0"/>
          <w:numId w:val="0"/>
        </w:numPr>
        <w:snapToGrid/>
      </w:pPr>
    </w:p>
    <w:p w14:paraId="089E3A63" w14:textId="77777777" w:rsidR="0053720D" w:rsidRDefault="0053720D">
      <w:pPr>
        <w:widowControl/>
        <w:rPr>
          <w:rFonts w:ascii="Times New Roman" w:eastAsia="標楷體" w:hAnsi="Times New Roman" w:cs="Times New Roman"/>
          <w:b/>
          <w:bCs/>
          <w:sz w:val="40"/>
          <w:szCs w:val="48"/>
        </w:rPr>
      </w:pPr>
      <w:r>
        <w:br w:type="page"/>
      </w:r>
    </w:p>
    <w:p w14:paraId="336AAD69" w14:textId="6237900D" w:rsidR="00826D19" w:rsidRDefault="00826D19" w:rsidP="00366F61">
      <w:pPr>
        <w:pStyle w:val="1"/>
        <w:numPr>
          <w:ilvl w:val="0"/>
          <w:numId w:val="0"/>
        </w:numPr>
        <w:snapToGrid/>
      </w:pPr>
      <w:r>
        <w:rPr>
          <w:rFonts w:hint="eastAsia"/>
        </w:rPr>
        <w:lastRenderedPageBreak/>
        <w:t>第十三章、感想</w:t>
      </w:r>
    </w:p>
    <w:p w14:paraId="6626E69F" w14:textId="1E306221" w:rsidR="00366F61" w:rsidRDefault="00366F61" w:rsidP="007A49FE">
      <w:pPr>
        <w:pStyle w:val="1"/>
        <w:numPr>
          <w:ilvl w:val="0"/>
          <w:numId w:val="0"/>
        </w:numPr>
        <w:overflowPunct w:val="0"/>
        <w:snapToGrid/>
        <w:jc w:val="both"/>
        <w:rPr>
          <w:sz w:val="30"/>
          <w:szCs w:val="30"/>
        </w:rPr>
      </w:pPr>
      <w:r w:rsidRPr="00366F61">
        <w:rPr>
          <w:rFonts w:hint="eastAsia"/>
          <w:sz w:val="30"/>
          <w:szCs w:val="30"/>
        </w:rPr>
        <w:t>N1076405</w:t>
      </w:r>
      <w:r>
        <w:rPr>
          <w:rFonts w:hint="eastAsia"/>
          <w:sz w:val="30"/>
          <w:szCs w:val="30"/>
        </w:rPr>
        <w:t xml:space="preserve"> </w:t>
      </w:r>
      <w:r>
        <w:rPr>
          <w:rFonts w:hint="eastAsia"/>
          <w:sz w:val="30"/>
          <w:szCs w:val="30"/>
        </w:rPr>
        <w:t>張勝崴</w:t>
      </w:r>
    </w:p>
    <w:p w14:paraId="15BFFF75" w14:textId="354D9150" w:rsidR="008C71DF" w:rsidRPr="00B648CC" w:rsidRDefault="00987305" w:rsidP="007E6F63">
      <w:pPr>
        <w:pStyle w:val="1"/>
        <w:numPr>
          <w:ilvl w:val="0"/>
          <w:numId w:val="0"/>
        </w:numPr>
        <w:overflowPunct w:val="0"/>
        <w:snapToGrid/>
        <w:spacing w:line="500" w:lineRule="exact"/>
        <w:jc w:val="both"/>
        <w:rPr>
          <w:sz w:val="28"/>
          <w:szCs w:val="28"/>
        </w:rPr>
      </w:pPr>
      <w:r w:rsidRPr="00B648CC">
        <w:rPr>
          <w:sz w:val="28"/>
          <w:szCs w:val="28"/>
        </w:rPr>
        <w:tab/>
      </w:r>
      <w:r w:rsidR="007037AE" w:rsidRPr="00B648CC">
        <w:rPr>
          <w:rFonts w:hint="eastAsia"/>
          <w:sz w:val="28"/>
          <w:szCs w:val="28"/>
        </w:rPr>
        <w:t>這次的專題我非常感謝老師的指導，還有調整我的心態，因為程式只有我在寫，所以時常壓力很大，也很常跟上班的公司請假，都是為了寫程式，雖然對於讀夜校以及半工半讀的我來說非常辛苦，但換個方式說，就是非常的充實，受益良多，憑自己從剛開始</w:t>
      </w:r>
      <w:r w:rsidR="007037AE" w:rsidRPr="00B648CC">
        <w:rPr>
          <w:rFonts w:hint="eastAsia"/>
          <w:sz w:val="28"/>
          <w:szCs w:val="28"/>
        </w:rPr>
        <w:t>3</w:t>
      </w:r>
      <w:r w:rsidR="007037AE" w:rsidRPr="00B648CC">
        <w:rPr>
          <w:rFonts w:hint="eastAsia"/>
          <w:sz w:val="28"/>
          <w:szCs w:val="28"/>
        </w:rPr>
        <w:t>月都不會寫程式到現在來比，我真的成長了非常多。</w:t>
      </w:r>
    </w:p>
    <w:p w14:paraId="6631F31F" w14:textId="77777777" w:rsidR="00987305" w:rsidRPr="00366F61" w:rsidRDefault="00987305" w:rsidP="007A49FE">
      <w:pPr>
        <w:pStyle w:val="1"/>
        <w:numPr>
          <w:ilvl w:val="0"/>
          <w:numId w:val="0"/>
        </w:numPr>
        <w:overflowPunct w:val="0"/>
        <w:snapToGrid/>
        <w:jc w:val="both"/>
        <w:rPr>
          <w:sz w:val="28"/>
          <w:szCs w:val="28"/>
        </w:rPr>
      </w:pPr>
    </w:p>
    <w:p w14:paraId="26413244" w14:textId="1DB4F7DB" w:rsidR="00366F61" w:rsidRDefault="00366F61" w:rsidP="007A49FE">
      <w:pPr>
        <w:pStyle w:val="1"/>
        <w:numPr>
          <w:ilvl w:val="0"/>
          <w:numId w:val="0"/>
        </w:numPr>
        <w:overflowPunct w:val="0"/>
        <w:snapToGrid/>
        <w:jc w:val="both"/>
        <w:rPr>
          <w:sz w:val="30"/>
          <w:szCs w:val="30"/>
        </w:rPr>
      </w:pPr>
      <w:r>
        <w:rPr>
          <w:rFonts w:hint="eastAsia"/>
          <w:sz w:val="30"/>
          <w:szCs w:val="30"/>
        </w:rPr>
        <w:t xml:space="preserve">N1076406 </w:t>
      </w:r>
      <w:r>
        <w:rPr>
          <w:rFonts w:hint="eastAsia"/>
          <w:sz w:val="30"/>
          <w:szCs w:val="30"/>
        </w:rPr>
        <w:t>江昱霆</w:t>
      </w:r>
    </w:p>
    <w:p w14:paraId="30011D88" w14:textId="77777777" w:rsidR="0043292A" w:rsidRPr="00B648CC" w:rsidRDefault="00366F61" w:rsidP="007E6F63">
      <w:pPr>
        <w:pStyle w:val="1"/>
        <w:numPr>
          <w:ilvl w:val="0"/>
          <w:numId w:val="0"/>
        </w:numPr>
        <w:overflowPunct w:val="0"/>
        <w:snapToGrid/>
        <w:spacing w:line="500" w:lineRule="exact"/>
        <w:jc w:val="both"/>
        <w:rPr>
          <w:sz w:val="28"/>
          <w:szCs w:val="28"/>
        </w:rPr>
      </w:pPr>
      <w:r w:rsidRPr="00B648CC">
        <w:rPr>
          <w:sz w:val="28"/>
          <w:szCs w:val="28"/>
        </w:rPr>
        <w:tab/>
      </w:r>
      <w:r w:rsidR="0043292A" w:rsidRPr="00B648CC">
        <w:rPr>
          <w:sz w:val="28"/>
          <w:szCs w:val="28"/>
        </w:rPr>
        <w:t>這一次的專題我們的環境是</w:t>
      </w:r>
      <w:r w:rsidR="0043292A" w:rsidRPr="00B648CC">
        <w:rPr>
          <w:sz w:val="28"/>
          <w:szCs w:val="28"/>
        </w:rPr>
        <w:t>android studio</w:t>
      </w:r>
      <w:r w:rsidR="0043292A" w:rsidRPr="00B648CC">
        <w:rPr>
          <w:sz w:val="28"/>
          <w:szCs w:val="28"/>
        </w:rPr>
        <w:t>，</w:t>
      </w:r>
      <w:r w:rsidR="0043292A" w:rsidRPr="00B648CC">
        <w:rPr>
          <w:sz w:val="28"/>
          <w:szCs w:val="28"/>
        </w:rPr>
        <w:t xml:space="preserve"> </w:t>
      </w:r>
      <w:r w:rsidR="0043292A" w:rsidRPr="00B648CC">
        <w:rPr>
          <w:sz w:val="28"/>
          <w:szCs w:val="28"/>
        </w:rPr>
        <w:t>一開始我們都沒有程式的經驗，因為這一次專題讓我們對</w:t>
      </w:r>
      <w:r w:rsidR="0043292A" w:rsidRPr="00B648CC">
        <w:rPr>
          <w:sz w:val="28"/>
          <w:szCs w:val="28"/>
        </w:rPr>
        <w:t>java</w:t>
      </w:r>
      <w:r w:rsidR="0043292A" w:rsidRPr="00B648CC">
        <w:rPr>
          <w:sz w:val="28"/>
          <w:szCs w:val="28"/>
        </w:rPr>
        <w:t>這個區塊，有機會對它有了初步的認識，</w:t>
      </w:r>
      <w:r w:rsidR="0043292A" w:rsidRPr="00B648CC">
        <w:rPr>
          <w:sz w:val="28"/>
          <w:szCs w:val="28"/>
        </w:rPr>
        <w:t xml:space="preserve"> </w:t>
      </w:r>
      <w:r w:rsidR="0043292A" w:rsidRPr="00B648CC">
        <w:rPr>
          <w:sz w:val="28"/>
          <w:szCs w:val="28"/>
        </w:rPr>
        <w:t>由於關於我們程式開發相關的資料非常的少，再者程式的功力也還不足</w:t>
      </w:r>
      <w:r w:rsidR="0043292A" w:rsidRPr="00B648CC">
        <w:rPr>
          <w:sz w:val="28"/>
          <w:szCs w:val="28"/>
        </w:rPr>
        <w:t xml:space="preserve"> </w:t>
      </w:r>
      <w:r w:rsidR="0043292A" w:rsidRPr="00B648CC">
        <w:rPr>
          <w:sz w:val="28"/>
          <w:szCs w:val="28"/>
        </w:rPr>
        <w:t>，程式一開始的開發可以說相當的艱辛，在我們不斷的努力和嘗試</w:t>
      </w:r>
      <w:r w:rsidR="0043292A" w:rsidRPr="00B648CC">
        <w:rPr>
          <w:sz w:val="28"/>
          <w:szCs w:val="28"/>
        </w:rPr>
        <w:t xml:space="preserve"> </w:t>
      </w:r>
      <w:r w:rsidR="0043292A" w:rsidRPr="00B648CC">
        <w:rPr>
          <w:sz w:val="28"/>
          <w:szCs w:val="28"/>
        </w:rPr>
        <w:t>，組員辛苦的從網路上</w:t>
      </w:r>
      <w:r w:rsidR="0043292A" w:rsidRPr="00B648CC">
        <w:rPr>
          <w:rFonts w:hint="eastAsia"/>
          <w:sz w:val="28"/>
          <w:szCs w:val="28"/>
        </w:rPr>
        <w:t>不斷的</w:t>
      </w:r>
      <w:r w:rsidR="0043292A" w:rsidRPr="00B648CC">
        <w:rPr>
          <w:sz w:val="28"/>
          <w:szCs w:val="28"/>
        </w:rPr>
        <w:t>找相關知識，一步一腳印的從程式無到有，中間花費了非常多的時間摸索，所以當成果越來越完美的時候，心裏都感覺非常的有成就感，也是因為這樣從無到有，我們才有這一次專題的成果，經過這次的學習我們對程式介面的開發、程式的技巧</w:t>
      </w:r>
      <w:r w:rsidR="0043292A" w:rsidRPr="00B648CC">
        <w:rPr>
          <w:sz w:val="28"/>
          <w:szCs w:val="28"/>
        </w:rPr>
        <w:t xml:space="preserve"> </w:t>
      </w:r>
      <w:r w:rsidR="0043292A" w:rsidRPr="00B648CC">
        <w:rPr>
          <w:sz w:val="28"/>
          <w:szCs w:val="28"/>
        </w:rPr>
        <w:t>，以及最後的整合都有了解與認識</w:t>
      </w:r>
      <w:r w:rsidR="0043292A" w:rsidRPr="00B648CC">
        <w:rPr>
          <w:sz w:val="28"/>
          <w:szCs w:val="28"/>
        </w:rPr>
        <w:t xml:space="preserve"> </w:t>
      </w:r>
      <w:r w:rsidR="0043292A" w:rsidRPr="00B648CC">
        <w:rPr>
          <w:sz w:val="28"/>
          <w:szCs w:val="28"/>
        </w:rPr>
        <w:t>，這跟學校學到理論相當不同，專題是把所學的理論實現出來</w:t>
      </w:r>
      <w:r w:rsidR="0043292A" w:rsidRPr="00B648CC">
        <w:rPr>
          <w:sz w:val="28"/>
          <w:szCs w:val="28"/>
        </w:rPr>
        <w:t xml:space="preserve"> </w:t>
      </w:r>
      <w:r w:rsidR="0043292A" w:rsidRPr="00B648CC">
        <w:rPr>
          <w:sz w:val="28"/>
          <w:szCs w:val="28"/>
        </w:rPr>
        <w:t>，當最後看著成果出來</w:t>
      </w:r>
      <w:r w:rsidR="0043292A" w:rsidRPr="00B648CC">
        <w:rPr>
          <w:sz w:val="28"/>
          <w:szCs w:val="28"/>
        </w:rPr>
        <w:t xml:space="preserve"> </w:t>
      </w:r>
      <w:r w:rsidR="0043292A" w:rsidRPr="00B648CC">
        <w:rPr>
          <w:sz w:val="28"/>
          <w:szCs w:val="28"/>
        </w:rPr>
        <w:t>成功將數據顯示成圖形化的那時候就非常的讓我們興奮，之後要上台報告自己目前的進度以及上台之前的準備</w:t>
      </w:r>
      <w:r w:rsidR="0043292A" w:rsidRPr="00B648CC">
        <w:rPr>
          <w:sz w:val="28"/>
          <w:szCs w:val="28"/>
        </w:rPr>
        <w:t xml:space="preserve"> </w:t>
      </w:r>
      <w:r w:rsidR="0043292A" w:rsidRPr="00B648CC">
        <w:rPr>
          <w:sz w:val="28"/>
          <w:szCs w:val="28"/>
        </w:rPr>
        <w:t>，讓我們學習不</w:t>
      </w:r>
    </w:p>
    <w:p w14:paraId="42954FFF" w14:textId="35D6A873" w:rsidR="00366F61" w:rsidRPr="00B648CC" w:rsidRDefault="0043292A" w:rsidP="007E6F63">
      <w:pPr>
        <w:pStyle w:val="1"/>
        <w:numPr>
          <w:ilvl w:val="0"/>
          <w:numId w:val="0"/>
        </w:numPr>
        <w:overflowPunct w:val="0"/>
        <w:snapToGrid/>
        <w:spacing w:line="500" w:lineRule="exact"/>
        <w:jc w:val="both"/>
        <w:rPr>
          <w:sz w:val="28"/>
          <w:szCs w:val="28"/>
        </w:rPr>
      </w:pPr>
      <w:r w:rsidRPr="00B648CC">
        <w:rPr>
          <w:sz w:val="28"/>
          <w:szCs w:val="28"/>
        </w:rPr>
        <w:t>少如何將自己目前工作狀況表達給其他人</w:t>
      </w:r>
      <w:r w:rsidRPr="00B648CC">
        <w:rPr>
          <w:sz w:val="28"/>
          <w:szCs w:val="28"/>
        </w:rPr>
        <w:t xml:space="preserve"> </w:t>
      </w:r>
      <w:r w:rsidRPr="00B648CC">
        <w:rPr>
          <w:sz w:val="28"/>
          <w:szCs w:val="28"/>
        </w:rPr>
        <w:t>，和如何讓一個</w:t>
      </w:r>
      <w:r w:rsidRPr="00B648CC">
        <w:rPr>
          <w:sz w:val="28"/>
          <w:szCs w:val="28"/>
        </w:rPr>
        <w:t>team</w:t>
      </w:r>
      <w:r w:rsidRPr="00B648CC">
        <w:rPr>
          <w:sz w:val="28"/>
          <w:szCs w:val="28"/>
        </w:rPr>
        <w:t>順利的工作</w:t>
      </w:r>
      <w:r w:rsidRPr="00B648CC">
        <w:rPr>
          <w:sz w:val="28"/>
          <w:szCs w:val="28"/>
        </w:rPr>
        <w:t xml:space="preserve"> </w:t>
      </w:r>
      <w:r w:rsidRPr="00B648CC">
        <w:rPr>
          <w:sz w:val="28"/>
          <w:szCs w:val="28"/>
        </w:rPr>
        <w:t>，這是一般課程學習不到的！</w:t>
      </w:r>
    </w:p>
    <w:p w14:paraId="16FCE5C3" w14:textId="77777777" w:rsidR="00DF3197" w:rsidRPr="004B62B7" w:rsidRDefault="00DF3197" w:rsidP="007A49FE">
      <w:pPr>
        <w:pStyle w:val="1"/>
        <w:numPr>
          <w:ilvl w:val="0"/>
          <w:numId w:val="0"/>
        </w:numPr>
        <w:overflowPunct w:val="0"/>
        <w:snapToGrid/>
        <w:jc w:val="both"/>
        <w:rPr>
          <w:sz w:val="28"/>
          <w:szCs w:val="28"/>
        </w:rPr>
      </w:pPr>
    </w:p>
    <w:p w14:paraId="1B7A5AE9" w14:textId="752AAF64" w:rsidR="00366F61" w:rsidRDefault="00366F61" w:rsidP="007A49FE">
      <w:pPr>
        <w:pStyle w:val="1"/>
        <w:numPr>
          <w:ilvl w:val="0"/>
          <w:numId w:val="0"/>
        </w:numPr>
        <w:overflowPunct w:val="0"/>
        <w:snapToGrid/>
        <w:jc w:val="both"/>
        <w:rPr>
          <w:sz w:val="30"/>
          <w:szCs w:val="30"/>
        </w:rPr>
      </w:pPr>
      <w:r>
        <w:rPr>
          <w:rFonts w:hint="eastAsia"/>
          <w:sz w:val="30"/>
          <w:szCs w:val="30"/>
        </w:rPr>
        <w:t xml:space="preserve">N1076411 </w:t>
      </w:r>
      <w:r>
        <w:rPr>
          <w:rFonts w:hint="eastAsia"/>
          <w:sz w:val="30"/>
          <w:szCs w:val="30"/>
        </w:rPr>
        <w:t>康博閎</w:t>
      </w:r>
    </w:p>
    <w:p w14:paraId="3CBC4B9F" w14:textId="78EF18A8" w:rsidR="00DF3197" w:rsidRPr="007E6F63" w:rsidRDefault="00366F61" w:rsidP="007E6F63">
      <w:pPr>
        <w:pStyle w:val="1"/>
        <w:overflowPunct w:val="0"/>
        <w:spacing w:line="500" w:lineRule="exact"/>
        <w:jc w:val="both"/>
        <w:rPr>
          <w:sz w:val="28"/>
          <w:szCs w:val="28"/>
        </w:rPr>
      </w:pPr>
      <w:r>
        <w:rPr>
          <w:sz w:val="28"/>
          <w:szCs w:val="28"/>
        </w:rPr>
        <w:tab/>
      </w:r>
      <w:r w:rsidR="00DF3197">
        <w:rPr>
          <w:sz w:val="28"/>
          <w:szCs w:val="28"/>
        </w:rPr>
        <w:tab/>
      </w:r>
      <w:r w:rsidR="00DF3197" w:rsidRPr="00DF3197">
        <w:rPr>
          <w:rFonts w:hint="eastAsia"/>
          <w:sz w:val="28"/>
          <w:szCs w:val="28"/>
        </w:rPr>
        <w:t>專題是包含了團隊合作、資料與知識的搜索、整合、吸收、運用、積極主動的態度與熱情以及團隊中每個人的經歷、能力、價值觀的表現、學習進步與共同磨合的過程。</w:t>
      </w:r>
    </w:p>
    <w:p w14:paraId="1018B01B" w14:textId="4A3972D7" w:rsidR="00DF3197" w:rsidRPr="007E6F63" w:rsidRDefault="00DF3197" w:rsidP="007E6F63">
      <w:pPr>
        <w:pStyle w:val="1"/>
        <w:overflowPunct w:val="0"/>
        <w:spacing w:line="500" w:lineRule="exact"/>
        <w:jc w:val="both"/>
        <w:rPr>
          <w:sz w:val="28"/>
          <w:szCs w:val="28"/>
        </w:rPr>
      </w:pPr>
      <w:r>
        <w:rPr>
          <w:rFonts w:hint="eastAsia"/>
          <w:sz w:val="28"/>
          <w:szCs w:val="28"/>
        </w:rPr>
        <w:t xml:space="preserve">      </w:t>
      </w:r>
      <w:r>
        <w:rPr>
          <w:sz w:val="28"/>
          <w:szCs w:val="28"/>
        </w:rPr>
        <w:tab/>
      </w:r>
      <w:r>
        <w:rPr>
          <w:sz w:val="28"/>
          <w:szCs w:val="28"/>
        </w:rPr>
        <w:tab/>
      </w:r>
      <w:r w:rsidRPr="00DF3197">
        <w:rPr>
          <w:rFonts w:hint="eastAsia"/>
          <w:sz w:val="28"/>
          <w:szCs w:val="28"/>
        </w:rPr>
        <w:t>當初跟老師提出建議主題時，就發現資訊與醫療結合的主題在我所見所聞的專題主題中是非常少見的，所以我們一致同意此主題，但開始寫程式功能時才發現手機</w:t>
      </w:r>
      <w:r w:rsidRPr="00DF3197">
        <w:rPr>
          <w:rFonts w:hint="eastAsia"/>
          <w:sz w:val="28"/>
          <w:szCs w:val="28"/>
        </w:rPr>
        <w:t>APP</w:t>
      </w:r>
      <w:r w:rsidRPr="00DF3197">
        <w:rPr>
          <w:rFonts w:hint="eastAsia"/>
          <w:sz w:val="28"/>
          <w:szCs w:val="28"/>
        </w:rPr>
        <w:t>要做到關醫療測量器的困難程度跟我們當初大一大二學習的程式難度簡直是天差地遠，光一個陀螺儀的功能呈現、校準就可以耗費我們數月時間。</w:t>
      </w:r>
    </w:p>
    <w:p w14:paraId="19F613E7" w14:textId="1D493E02" w:rsidR="00DF3197" w:rsidRPr="007E6F63" w:rsidRDefault="00DF3197" w:rsidP="007E6F63">
      <w:pPr>
        <w:pStyle w:val="1"/>
        <w:overflowPunct w:val="0"/>
        <w:spacing w:line="500" w:lineRule="exact"/>
        <w:jc w:val="both"/>
        <w:rPr>
          <w:sz w:val="28"/>
          <w:szCs w:val="28"/>
        </w:rPr>
      </w:pPr>
      <w:r>
        <w:rPr>
          <w:rFonts w:hint="eastAsia"/>
          <w:sz w:val="28"/>
          <w:szCs w:val="28"/>
        </w:rPr>
        <w:lastRenderedPageBreak/>
        <w:t xml:space="preserve">      </w:t>
      </w:r>
      <w:r>
        <w:rPr>
          <w:sz w:val="28"/>
          <w:szCs w:val="28"/>
        </w:rPr>
        <w:tab/>
      </w:r>
      <w:r>
        <w:rPr>
          <w:sz w:val="28"/>
          <w:szCs w:val="28"/>
        </w:rPr>
        <w:tab/>
      </w:r>
      <w:r w:rsidRPr="00DF3197">
        <w:rPr>
          <w:rFonts w:hint="eastAsia"/>
          <w:sz w:val="28"/>
          <w:szCs w:val="28"/>
        </w:rPr>
        <w:t>但是我個人覺得這次的團隊合作最困難的是就讀夜間部的我們，各各都身處不同的行業，要擠出上課以外的時間討論專題的機會是少之又少，再加上今年年中的疫情爆發，工作量增加與大三大四的課業加重讓我們專題的進度較緩慢，好幾次討論都是犧牲大家睡覺時間趕進度，但也意識到調配利用時間的重要性。</w:t>
      </w:r>
    </w:p>
    <w:p w14:paraId="019793A8" w14:textId="1066351A" w:rsidR="00366F61" w:rsidRDefault="00DF3197" w:rsidP="007E6F63">
      <w:pPr>
        <w:pStyle w:val="1"/>
        <w:numPr>
          <w:ilvl w:val="0"/>
          <w:numId w:val="0"/>
        </w:numPr>
        <w:overflowPunct w:val="0"/>
        <w:snapToGrid/>
        <w:spacing w:line="500" w:lineRule="exact"/>
        <w:ind w:firstLine="482"/>
        <w:jc w:val="both"/>
        <w:rPr>
          <w:sz w:val="28"/>
          <w:szCs w:val="28"/>
        </w:rPr>
      </w:pPr>
      <w:r w:rsidRPr="00DF3197">
        <w:rPr>
          <w:rFonts w:hint="eastAsia"/>
          <w:sz w:val="28"/>
          <w:szCs w:val="28"/>
        </w:rPr>
        <w:t>有別於我們主題的特殊性，要寫出一個創新、跨領域、沒有非常近似的軟體可比照的手機</w:t>
      </w:r>
      <w:r w:rsidRPr="00DF3197">
        <w:rPr>
          <w:rFonts w:hint="eastAsia"/>
          <w:sz w:val="28"/>
          <w:szCs w:val="28"/>
        </w:rPr>
        <w:t>APP</w:t>
      </w:r>
      <w:r w:rsidRPr="00DF3197">
        <w:rPr>
          <w:rFonts w:hint="eastAsia"/>
          <w:sz w:val="28"/>
          <w:szCs w:val="28"/>
        </w:rPr>
        <w:t>是對我們是相當有挑戰性的。不過剛好可以透過這次專題讓我們可以真正了解我們擅長的與不熟悉的能力在哪裡。</w:t>
      </w:r>
    </w:p>
    <w:p w14:paraId="3A1BB27A" w14:textId="77777777" w:rsidR="00B8224B" w:rsidRPr="00366F61" w:rsidRDefault="00B8224B" w:rsidP="007A49FE">
      <w:pPr>
        <w:pStyle w:val="1"/>
        <w:numPr>
          <w:ilvl w:val="0"/>
          <w:numId w:val="0"/>
        </w:numPr>
        <w:overflowPunct w:val="0"/>
        <w:snapToGrid/>
        <w:jc w:val="both"/>
        <w:rPr>
          <w:sz w:val="28"/>
          <w:szCs w:val="28"/>
        </w:rPr>
      </w:pPr>
    </w:p>
    <w:p w14:paraId="0A5E46CE" w14:textId="2F083F1E" w:rsidR="00366F61" w:rsidRDefault="00366F61" w:rsidP="007A49FE">
      <w:pPr>
        <w:pStyle w:val="1"/>
        <w:numPr>
          <w:ilvl w:val="0"/>
          <w:numId w:val="0"/>
        </w:numPr>
        <w:overflowPunct w:val="0"/>
        <w:snapToGrid/>
        <w:jc w:val="both"/>
        <w:rPr>
          <w:sz w:val="30"/>
          <w:szCs w:val="30"/>
        </w:rPr>
      </w:pPr>
      <w:r>
        <w:rPr>
          <w:rFonts w:hint="eastAsia"/>
          <w:sz w:val="30"/>
          <w:szCs w:val="30"/>
        </w:rPr>
        <w:t xml:space="preserve">N1076414 </w:t>
      </w:r>
      <w:r>
        <w:rPr>
          <w:rFonts w:hint="eastAsia"/>
          <w:sz w:val="30"/>
          <w:szCs w:val="30"/>
        </w:rPr>
        <w:t>夏聖捷</w:t>
      </w:r>
    </w:p>
    <w:p w14:paraId="6A6A2662" w14:textId="4A4169D0" w:rsidR="00366F61" w:rsidRPr="00B648CC" w:rsidRDefault="00366F61" w:rsidP="007E6F63">
      <w:pPr>
        <w:pStyle w:val="1"/>
        <w:numPr>
          <w:ilvl w:val="0"/>
          <w:numId w:val="0"/>
        </w:numPr>
        <w:overflowPunct w:val="0"/>
        <w:snapToGrid/>
        <w:spacing w:line="500" w:lineRule="exact"/>
        <w:jc w:val="both"/>
        <w:rPr>
          <w:sz w:val="28"/>
          <w:szCs w:val="28"/>
        </w:rPr>
      </w:pPr>
      <w:r w:rsidRPr="00B648CC">
        <w:rPr>
          <w:sz w:val="28"/>
          <w:szCs w:val="28"/>
        </w:rPr>
        <w:tab/>
      </w:r>
      <w:r w:rsidR="00B648CC" w:rsidRPr="00B648CC">
        <w:rPr>
          <w:rFonts w:hint="eastAsia"/>
          <w:sz w:val="28"/>
          <w:szCs w:val="28"/>
        </w:rPr>
        <w:t>心得</w:t>
      </w:r>
      <w:r w:rsidR="00B648CC" w:rsidRPr="00B648CC">
        <w:rPr>
          <w:rFonts w:hint="eastAsia"/>
          <w:sz w:val="28"/>
          <w:szCs w:val="28"/>
        </w:rPr>
        <w:t>:</w:t>
      </w:r>
      <w:r w:rsidR="00B648CC" w:rsidRPr="00B648CC">
        <w:rPr>
          <w:rFonts w:hint="eastAsia"/>
          <w:sz w:val="28"/>
          <w:szCs w:val="28"/>
        </w:rPr>
        <w:t>大學這唯一一次而且最重要的專題，一路下來，我們的主程式設計勝崴揹著相當大的壓力，我們只能主要協助幫他找他需要的資料以及後期測試，我知道這次專題最重要的就是程式，但我真心在程式這方面幫不上甚麼忙，只能儘量在這以外的地方幫忙。大家辛苦了，尤其主程式設計</w:t>
      </w:r>
      <w:r w:rsidR="00B648CC" w:rsidRPr="00B648CC">
        <w:rPr>
          <w:rFonts w:hint="eastAsia"/>
          <w:sz w:val="28"/>
          <w:szCs w:val="28"/>
        </w:rPr>
        <w:t>!</w:t>
      </w:r>
    </w:p>
    <w:p w14:paraId="73D0BB7D" w14:textId="77777777" w:rsidR="00B8224B" w:rsidRPr="00366F61" w:rsidRDefault="00B8224B" w:rsidP="007A49FE">
      <w:pPr>
        <w:pStyle w:val="1"/>
        <w:numPr>
          <w:ilvl w:val="0"/>
          <w:numId w:val="0"/>
        </w:numPr>
        <w:overflowPunct w:val="0"/>
        <w:snapToGrid/>
        <w:jc w:val="both"/>
        <w:rPr>
          <w:sz w:val="28"/>
          <w:szCs w:val="28"/>
        </w:rPr>
      </w:pPr>
    </w:p>
    <w:p w14:paraId="0E62CB7E" w14:textId="054F63B2" w:rsidR="00366F61" w:rsidRDefault="00366F61" w:rsidP="007A49FE">
      <w:pPr>
        <w:pStyle w:val="1"/>
        <w:numPr>
          <w:ilvl w:val="0"/>
          <w:numId w:val="0"/>
        </w:numPr>
        <w:overflowPunct w:val="0"/>
        <w:snapToGrid/>
        <w:jc w:val="both"/>
        <w:rPr>
          <w:sz w:val="30"/>
          <w:szCs w:val="30"/>
        </w:rPr>
      </w:pPr>
      <w:r>
        <w:rPr>
          <w:rFonts w:hint="eastAsia"/>
          <w:sz w:val="30"/>
          <w:szCs w:val="30"/>
        </w:rPr>
        <w:t xml:space="preserve">N1076448 </w:t>
      </w:r>
      <w:r>
        <w:rPr>
          <w:rFonts w:hint="eastAsia"/>
          <w:sz w:val="30"/>
          <w:szCs w:val="30"/>
        </w:rPr>
        <w:t>郭金樑</w:t>
      </w:r>
    </w:p>
    <w:p w14:paraId="74799B32" w14:textId="48492C1A" w:rsidR="00366F61" w:rsidRPr="00DF3197" w:rsidRDefault="00366F61" w:rsidP="007E6F63">
      <w:pPr>
        <w:pStyle w:val="1"/>
        <w:numPr>
          <w:ilvl w:val="0"/>
          <w:numId w:val="0"/>
        </w:numPr>
        <w:overflowPunct w:val="0"/>
        <w:snapToGrid/>
        <w:spacing w:line="500" w:lineRule="exact"/>
        <w:jc w:val="both"/>
        <w:rPr>
          <w:sz w:val="28"/>
          <w:szCs w:val="28"/>
        </w:rPr>
      </w:pPr>
      <w:r w:rsidRPr="00B648CC">
        <w:rPr>
          <w:sz w:val="28"/>
          <w:szCs w:val="28"/>
        </w:rPr>
        <w:tab/>
      </w:r>
      <w:r w:rsidR="006C1F2A" w:rsidRPr="00B648CC">
        <w:rPr>
          <w:rFonts w:hint="eastAsia"/>
          <w:sz w:val="28"/>
          <w:szCs w:val="28"/>
        </w:rPr>
        <w:t>這次的專題讓我體會到團隊合作</w:t>
      </w:r>
      <w:r w:rsidR="006676A3" w:rsidRPr="00B648CC">
        <w:rPr>
          <w:rFonts w:hint="eastAsia"/>
          <w:sz w:val="28"/>
          <w:szCs w:val="28"/>
        </w:rPr>
        <w:t>與老師溝通</w:t>
      </w:r>
      <w:r w:rsidR="006C1F2A" w:rsidRPr="00B648CC">
        <w:rPr>
          <w:rFonts w:hint="eastAsia"/>
          <w:sz w:val="28"/>
          <w:szCs w:val="28"/>
        </w:rPr>
        <w:t>的重要性，</w:t>
      </w:r>
      <w:r w:rsidR="006676A3" w:rsidRPr="00B648CC">
        <w:rPr>
          <w:rFonts w:hint="eastAsia"/>
          <w:sz w:val="28"/>
          <w:szCs w:val="28"/>
        </w:rPr>
        <w:t>因為</w:t>
      </w:r>
      <w:r w:rsidR="006C1F2A" w:rsidRPr="00B648CC">
        <w:rPr>
          <w:rFonts w:hint="eastAsia"/>
          <w:sz w:val="28"/>
          <w:szCs w:val="28"/>
        </w:rPr>
        <w:t>一個人做</w:t>
      </w:r>
      <w:r w:rsidR="006C1F2A" w:rsidRPr="00B648CC">
        <w:rPr>
          <w:rFonts w:hint="eastAsia"/>
          <w:sz w:val="28"/>
          <w:szCs w:val="28"/>
        </w:rPr>
        <w:t>Word</w:t>
      </w:r>
      <w:r w:rsidR="006C1F2A" w:rsidRPr="00B648CC">
        <w:rPr>
          <w:rFonts w:hint="eastAsia"/>
          <w:sz w:val="28"/>
          <w:szCs w:val="28"/>
        </w:rPr>
        <w:t>的時候真的很痛苦，卡住</w:t>
      </w:r>
      <w:r w:rsidR="006676A3" w:rsidRPr="00B648CC">
        <w:rPr>
          <w:rFonts w:hint="eastAsia"/>
          <w:sz w:val="28"/>
          <w:szCs w:val="28"/>
        </w:rPr>
        <w:t>時</w:t>
      </w:r>
      <w:r w:rsidR="006C1F2A" w:rsidRPr="00B648CC">
        <w:rPr>
          <w:rFonts w:hint="eastAsia"/>
          <w:sz w:val="28"/>
          <w:szCs w:val="28"/>
        </w:rPr>
        <w:t>沒有</w:t>
      </w:r>
      <w:r w:rsidR="006676A3" w:rsidRPr="00B648CC">
        <w:rPr>
          <w:rFonts w:hint="eastAsia"/>
          <w:sz w:val="28"/>
          <w:szCs w:val="28"/>
        </w:rPr>
        <w:t>人</w:t>
      </w:r>
      <w:r w:rsidR="006C1F2A" w:rsidRPr="00B648CC">
        <w:rPr>
          <w:rFonts w:hint="eastAsia"/>
          <w:sz w:val="28"/>
          <w:szCs w:val="28"/>
        </w:rPr>
        <w:t>幫忙出意見真的做不出任何東西，</w:t>
      </w:r>
      <w:r w:rsidR="006676A3" w:rsidRPr="00B648CC">
        <w:rPr>
          <w:rFonts w:hint="eastAsia"/>
          <w:sz w:val="28"/>
          <w:szCs w:val="28"/>
        </w:rPr>
        <w:t>與老師</w:t>
      </w:r>
      <w:r w:rsidR="006676A3" w:rsidRPr="00B648CC">
        <w:rPr>
          <w:rFonts w:hint="eastAsia"/>
          <w:sz w:val="28"/>
          <w:szCs w:val="28"/>
        </w:rPr>
        <w:t>meeting</w:t>
      </w:r>
      <w:r w:rsidR="006676A3" w:rsidRPr="00B648CC">
        <w:rPr>
          <w:rFonts w:hint="eastAsia"/>
          <w:sz w:val="28"/>
          <w:szCs w:val="28"/>
        </w:rPr>
        <w:t>後，老師給了我突破性的意見，也</w:t>
      </w:r>
      <w:r w:rsidR="00CB108C" w:rsidRPr="00B648CC">
        <w:rPr>
          <w:rFonts w:hint="eastAsia"/>
          <w:sz w:val="28"/>
          <w:szCs w:val="28"/>
        </w:rPr>
        <w:t>有了隊友的幫忙後，</w:t>
      </w:r>
      <w:r w:rsidR="000F797D" w:rsidRPr="00B648CC">
        <w:rPr>
          <w:rFonts w:hint="eastAsia"/>
          <w:sz w:val="28"/>
          <w:szCs w:val="28"/>
        </w:rPr>
        <w:t>許</w:t>
      </w:r>
      <w:r w:rsidR="00CB108C" w:rsidRPr="00B648CC">
        <w:rPr>
          <w:rFonts w:hint="eastAsia"/>
          <w:sz w:val="28"/>
          <w:szCs w:val="28"/>
        </w:rPr>
        <w:t>多的問題都被一一解決，</w:t>
      </w:r>
      <w:r w:rsidR="000F797D" w:rsidRPr="00B648CC">
        <w:rPr>
          <w:sz w:val="28"/>
          <w:szCs w:val="28"/>
        </w:rPr>
        <w:t>Word</w:t>
      </w:r>
      <w:r w:rsidR="000F797D" w:rsidRPr="00B648CC">
        <w:rPr>
          <w:rFonts w:hint="eastAsia"/>
          <w:sz w:val="28"/>
          <w:szCs w:val="28"/>
        </w:rPr>
        <w:t>也完成了。</w:t>
      </w:r>
      <w:r w:rsidR="00B53F00" w:rsidRPr="00B648CC">
        <w:rPr>
          <w:rFonts w:hint="eastAsia"/>
          <w:sz w:val="28"/>
          <w:szCs w:val="28"/>
        </w:rPr>
        <w:t>所以經過這個專題讓我了解也些事情需要團隊一起</w:t>
      </w:r>
      <w:r w:rsidR="00C758B8" w:rsidRPr="00B648CC">
        <w:rPr>
          <w:rFonts w:hint="eastAsia"/>
          <w:sz w:val="28"/>
          <w:szCs w:val="28"/>
        </w:rPr>
        <w:t>合作才能快速完成。</w:t>
      </w:r>
    </w:p>
    <w:p w14:paraId="0D6B89EA" w14:textId="77777777" w:rsidR="00826D19" w:rsidRDefault="00826D19" w:rsidP="007E6F63">
      <w:pPr>
        <w:tabs>
          <w:tab w:val="left" w:pos="2520"/>
        </w:tabs>
        <w:spacing w:line="500" w:lineRule="exact"/>
        <w:jc w:val="center"/>
        <w:rPr>
          <w:rFonts w:ascii="Times New Roman" w:eastAsia="標楷體" w:hAnsi="Times New Roman" w:cs="Times New Roman"/>
          <w:sz w:val="28"/>
          <w:szCs w:val="28"/>
        </w:rPr>
        <w:sectPr w:rsidR="00826D19" w:rsidSect="00C87602">
          <w:pgSz w:w="11906" w:h="16838" w:code="9"/>
          <w:pgMar w:top="851" w:right="851" w:bottom="851" w:left="851" w:header="567" w:footer="567" w:gutter="0"/>
          <w:cols w:space="425"/>
          <w:docGrid w:type="lines" w:linePitch="360"/>
        </w:sectPr>
      </w:pPr>
    </w:p>
    <w:p w14:paraId="3BF2D6A0" w14:textId="1AB5719E" w:rsidR="00D7004F" w:rsidRDefault="00826D19" w:rsidP="00FC19C9">
      <w:pPr>
        <w:pStyle w:val="1"/>
        <w:numPr>
          <w:ilvl w:val="0"/>
          <w:numId w:val="0"/>
        </w:numPr>
        <w:snapToGrid/>
        <w:ind w:left="1965" w:hanging="1965"/>
      </w:pPr>
      <w:r>
        <w:rPr>
          <w:rFonts w:hint="eastAsia"/>
        </w:rPr>
        <w:lastRenderedPageBreak/>
        <w:t>第十四章、參考資料</w:t>
      </w:r>
    </w:p>
    <w:p w14:paraId="546689A9" w14:textId="2AB2925A" w:rsidR="000C206C" w:rsidRDefault="000C206C" w:rsidP="00A72CB4">
      <w:pPr>
        <w:pStyle w:val="1"/>
        <w:numPr>
          <w:ilvl w:val="0"/>
          <w:numId w:val="0"/>
        </w:numPr>
        <w:snapToGrid/>
        <w:jc w:val="left"/>
      </w:pPr>
      <w:r>
        <w:rPr>
          <w:rFonts w:hint="eastAsia"/>
          <w:sz w:val="28"/>
          <w:szCs w:val="28"/>
        </w:rPr>
        <w:t>1</w:t>
      </w:r>
      <w:r>
        <w:rPr>
          <w:sz w:val="28"/>
          <w:szCs w:val="28"/>
        </w:rPr>
        <w:t>.</w:t>
      </w:r>
      <w:r>
        <w:t>wall slides</w:t>
      </w:r>
    </w:p>
    <w:p w14:paraId="3DD4864D" w14:textId="0F5239E1" w:rsidR="00A72CB4" w:rsidRDefault="006D6098" w:rsidP="00A72CB4">
      <w:pPr>
        <w:pStyle w:val="1"/>
        <w:numPr>
          <w:ilvl w:val="0"/>
          <w:numId w:val="0"/>
        </w:numPr>
        <w:snapToGrid/>
        <w:jc w:val="left"/>
        <w:rPr>
          <w:sz w:val="28"/>
          <w:szCs w:val="28"/>
        </w:rPr>
      </w:pPr>
      <w:hyperlink r:id="rId49" w:history="1">
        <w:r w:rsidR="00E73E0B" w:rsidRPr="000452DD">
          <w:rPr>
            <w:rStyle w:val="ac"/>
            <w:sz w:val="28"/>
            <w:szCs w:val="28"/>
          </w:rPr>
          <w:t>https://www.verywellfit.com/wall-slides-an-effective-quad-strengthening-exercise-2696607</w:t>
        </w:r>
      </w:hyperlink>
    </w:p>
    <w:p w14:paraId="7784E19C" w14:textId="608326A8" w:rsidR="00E73E0B" w:rsidRDefault="00E73E0B" w:rsidP="00A72CB4">
      <w:pPr>
        <w:pStyle w:val="1"/>
        <w:numPr>
          <w:ilvl w:val="0"/>
          <w:numId w:val="0"/>
        </w:numPr>
        <w:snapToGrid/>
        <w:jc w:val="left"/>
        <w:rPr>
          <w:sz w:val="28"/>
          <w:szCs w:val="28"/>
        </w:rPr>
      </w:pPr>
    </w:p>
    <w:p w14:paraId="226EE488" w14:textId="5175AE75" w:rsidR="00E73E0B" w:rsidRDefault="00E73E0B" w:rsidP="00A72CB4">
      <w:pPr>
        <w:pStyle w:val="1"/>
        <w:numPr>
          <w:ilvl w:val="0"/>
          <w:numId w:val="0"/>
        </w:numPr>
        <w:snapToGrid/>
        <w:jc w:val="left"/>
        <w:rPr>
          <w:sz w:val="28"/>
          <w:szCs w:val="28"/>
        </w:rPr>
      </w:pPr>
      <w:r>
        <w:rPr>
          <w:sz w:val="28"/>
          <w:szCs w:val="28"/>
        </w:rPr>
        <w:t>2.</w:t>
      </w:r>
      <w:r w:rsidRPr="00E73E0B">
        <w:rPr>
          <w:rFonts w:hint="eastAsia"/>
          <w:sz w:val="28"/>
          <w:szCs w:val="28"/>
        </w:rPr>
        <w:t>折線圖</w:t>
      </w:r>
    </w:p>
    <w:p w14:paraId="418085E3" w14:textId="509E0176" w:rsidR="00E73E0B" w:rsidRDefault="006D6098" w:rsidP="00A72CB4">
      <w:pPr>
        <w:pStyle w:val="1"/>
        <w:numPr>
          <w:ilvl w:val="0"/>
          <w:numId w:val="0"/>
        </w:numPr>
        <w:snapToGrid/>
        <w:jc w:val="left"/>
        <w:rPr>
          <w:sz w:val="28"/>
          <w:szCs w:val="28"/>
        </w:rPr>
      </w:pPr>
      <w:hyperlink r:id="rId50" w:history="1">
        <w:r w:rsidR="00E73E0B" w:rsidRPr="000452DD">
          <w:rPr>
            <w:rStyle w:val="ac"/>
            <w:sz w:val="28"/>
            <w:szCs w:val="28"/>
          </w:rPr>
          <w:t>https://medium.com/@makkenasrinivasarao1/line-chart-implementation-with-mpandroidchart-af3dd11804a7</w:t>
        </w:r>
      </w:hyperlink>
    </w:p>
    <w:p w14:paraId="5D5443D7" w14:textId="58AAE448" w:rsidR="00E73E0B" w:rsidRDefault="00E73E0B" w:rsidP="00A72CB4">
      <w:pPr>
        <w:pStyle w:val="1"/>
        <w:numPr>
          <w:ilvl w:val="0"/>
          <w:numId w:val="0"/>
        </w:numPr>
        <w:snapToGrid/>
        <w:jc w:val="left"/>
        <w:rPr>
          <w:sz w:val="28"/>
          <w:szCs w:val="28"/>
        </w:rPr>
      </w:pPr>
    </w:p>
    <w:p w14:paraId="2F0484E2" w14:textId="2B64B524" w:rsidR="00E73E0B" w:rsidRDefault="007F6D56" w:rsidP="007F6D56">
      <w:pPr>
        <w:pStyle w:val="1"/>
        <w:numPr>
          <w:ilvl w:val="0"/>
          <w:numId w:val="0"/>
        </w:numPr>
        <w:snapToGrid/>
        <w:ind w:left="1965" w:hanging="1965"/>
        <w:jc w:val="left"/>
        <w:rPr>
          <w:sz w:val="28"/>
          <w:szCs w:val="28"/>
        </w:rPr>
      </w:pPr>
      <w:r>
        <w:rPr>
          <w:sz w:val="28"/>
          <w:szCs w:val="28"/>
        </w:rPr>
        <w:t>3.</w:t>
      </w:r>
      <w:r w:rsidRPr="007F6D56">
        <w:rPr>
          <w:sz w:val="28"/>
          <w:szCs w:val="28"/>
        </w:rPr>
        <w:t>SQLite</w:t>
      </w:r>
    </w:p>
    <w:p w14:paraId="08F3C558" w14:textId="690C2ADA" w:rsidR="007F6D56" w:rsidRDefault="006D6098" w:rsidP="007F6D56">
      <w:pPr>
        <w:pStyle w:val="1"/>
        <w:numPr>
          <w:ilvl w:val="0"/>
          <w:numId w:val="0"/>
        </w:numPr>
        <w:snapToGrid/>
        <w:jc w:val="left"/>
        <w:rPr>
          <w:sz w:val="28"/>
          <w:szCs w:val="28"/>
        </w:rPr>
      </w:pPr>
      <w:hyperlink r:id="rId51" w:history="1">
        <w:r w:rsidR="007F6D56" w:rsidRPr="000452DD">
          <w:rPr>
            <w:rStyle w:val="ac"/>
            <w:sz w:val="28"/>
            <w:szCs w:val="28"/>
          </w:rPr>
          <w:t>https://www.google.com.tw/amp/s/www.stechies.com/sqlite-database-update-android/</w:t>
        </w:r>
      </w:hyperlink>
    </w:p>
    <w:p w14:paraId="1A3988C2" w14:textId="12D4DABE" w:rsidR="007F6D56" w:rsidRDefault="007F6D56" w:rsidP="007F6D56">
      <w:pPr>
        <w:pStyle w:val="1"/>
        <w:numPr>
          <w:ilvl w:val="0"/>
          <w:numId w:val="0"/>
        </w:numPr>
        <w:snapToGrid/>
        <w:jc w:val="left"/>
        <w:rPr>
          <w:sz w:val="28"/>
          <w:szCs w:val="28"/>
        </w:rPr>
      </w:pPr>
    </w:p>
    <w:p w14:paraId="0AD873EF" w14:textId="5DC1DCFD" w:rsidR="007F6D56" w:rsidRDefault="007F6D56" w:rsidP="007F6D56">
      <w:pPr>
        <w:pStyle w:val="1"/>
        <w:numPr>
          <w:ilvl w:val="0"/>
          <w:numId w:val="0"/>
        </w:numPr>
        <w:snapToGrid/>
        <w:ind w:left="1965" w:hanging="1965"/>
        <w:jc w:val="left"/>
        <w:rPr>
          <w:sz w:val="28"/>
          <w:szCs w:val="28"/>
        </w:rPr>
      </w:pPr>
      <w:r>
        <w:rPr>
          <w:rFonts w:hint="eastAsia"/>
          <w:sz w:val="28"/>
          <w:szCs w:val="28"/>
        </w:rPr>
        <w:t>4</w:t>
      </w:r>
      <w:r>
        <w:rPr>
          <w:sz w:val="28"/>
          <w:szCs w:val="28"/>
        </w:rPr>
        <w:t>.</w:t>
      </w:r>
      <w:r w:rsidRPr="007F6D56">
        <w:rPr>
          <w:rFonts w:hint="eastAsia"/>
          <w:sz w:val="28"/>
          <w:szCs w:val="28"/>
        </w:rPr>
        <w:t>傳感器</w:t>
      </w:r>
    </w:p>
    <w:p w14:paraId="04850C0D" w14:textId="51C99C79" w:rsidR="007F6D56" w:rsidRDefault="006D6098" w:rsidP="007F6D56">
      <w:pPr>
        <w:pStyle w:val="1"/>
        <w:numPr>
          <w:ilvl w:val="0"/>
          <w:numId w:val="0"/>
        </w:numPr>
        <w:snapToGrid/>
        <w:jc w:val="left"/>
        <w:rPr>
          <w:sz w:val="28"/>
          <w:szCs w:val="28"/>
        </w:rPr>
      </w:pPr>
      <w:hyperlink r:id="rId52" w:history="1">
        <w:r w:rsidR="007F6D56" w:rsidRPr="000452DD">
          <w:rPr>
            <w:rStyle w:val="ac"/>
            <w:sz w:val="28"/>
            <w:szCs w:val="28"/>
          </w:rPr>
          <w:t>https://developer.android.com/reference/android/hardware/SensorEvent</w:t>
        </w:r>
      </w:hyperlink>
    </w:p>
    <w:p w14:paraId="66452963" w14:textId="3E84B8CE" w:rsidR="007F6D56" w:rsidRDefault="007F6D56" w:rsidP="007F6D56">
      <w:pPr>
        <w:pStyle w:val="1"/>
        <w:numPr>
          <w:ilvl w:val="0"/>
          <w:numId w:val="0"/>
        </w:numPr>
        <w:snapToGrid/>
        <w:jc w:val="left"/>
        <w:rPr>
          <w:sz w:val="28"/>
          <w:szCs w:val="28"/>
        </w:rPr>
      </w:pPr>
    </w:p>
    <w:p w14:paraId="04B2916E" w14:textId="5C64235E" w:rsidR="007F6D56" w:rsidRDefault="007F6D56" w:rsidP="007F6D56">
      <w:pPr>
        <w:pStyle w:val="1"/>
        <w:numPr>
          <w:ilvl w:val="0"/>
          <w:numId w:val="0"/>
        </w:numPr>
        <w:snapToGrid/>
        <w:ind w:left="1965" w:hanging="1965"/>
        <w:jc w:val="left"/>
        <w:rPr>
          <w:sz w:val="28"/>
          <w:szCs w:val="28"/>
        </w:rPr>
      </w:pPr>
      <w:r>
        <w:rPr>
          <w:rFonts w:hint="eastAsia"/>
          <w:sz w:val="28"/>
          <w:szCs w:val="28"/>
        </w:rPr>
        <w:t>5</w:t>
      </w:r>
      <w:r>
        <w:rPr>
          <w:sz w:val="28"/>
          <w:szCs w:val="28"/>
        </w:rPr>
        <w:t>.</w:t>
      </w:r>
      <w:r w:rsidRPr="007F6D56">
        <w:rPr>
          <w:rFonts w:hint="eastAsia"/>
          <w:sz w:val="28"/>
          <w:szCs w:val="28"/>
        </w:rPr>
        <w:t>換頁資料傳輸</w:t>
      </w:r>
    </w:p>
    <w:p w14:paraId="57F0D04F" w14:textId="61F7797F" w:rsidR="007F6D56" w:rsidRDefault="006D6098" w:rsidP="007F6D56">
      <w:pPr>
        <w:pStyle w:val="1"/>
        <w:numPr>
          <w:ilvl w:val="0"/>
          <w:numId w:val="0"/>
        </w:numPr>
        <w:snapToGrid/>
        <w:ind w:left="1965" w:hanging="1965"/>
        <w:jc w:val="left"/>
        <w:rPr>
          <w:sz w:val="28"/>
          <w:szCs w:val="28"/>
        </w:rPr>
      </w:pPr>
      <w:hyperlink r:id="rId53" w:history="1">
        <w:r w:rsidR="007F6D56" w:rsidRPr="000452DD">
          <w:rPr>
            <w:rStyle w:val="ac"/>
            <w:sz w:val="28"/>
            <w:szCs w:val="28"/>
          </w:rPr>
          <w:t>https://stackoverflow.com/questions/14876273/simple-example-for-intent-and-bundle</w:t>
        </w:r>
      </w:hyperlink>
    </w:p>
    <w:p w14:paraId="32A4A26E" w14:textId="4FF5A722" w:rsidR="007F6D56" w:rsidRDefault="007F6D56" w:rsidP="00B41AE3">
      <w:pPr>
        <w:pStyle w:val="1"/>
        <w:numPr>
          <w:ilvl w:val="0"/>
          <w:numId w:val="0"/>
        </w:numPr>
        <w:snapToGrid/>
        <w:jc w:val="left"/>
        <w:rPr>
          <w:sz w:val="28"/>
          <w:szCs w:val="28"/>
        </w:rPr>
      </w:pPr>
    </w:p>
    <w:p w14:paraId="1E1990AE" w14:textId="406DCA35" w:rsidR="00B8646F" w:rsidRDefault="00B8646F" w:rsidP="00B41AE3">
      <w:pPr>
        <w:pStyle w:val="1"/>
        <w:numPr>
          <w:ilvl w:val="0"/>
          <w:numId w:val="0"/>
        </w:numPr>
        <w:snapToGrid/>
        <w:jc w:val="left"/>
        <w:rPr>
          <w:sz w:val="28"/>
          <w:szCs w:val="28"/>
        </w:rPr>
      </w:pPr>
      <w:r>
        <w:rPr>
          <w:rFonts w:hint="eastAsia"/>
          <w:sz w:val="28"/>
          <w:szCs w:val="28"/>
        </w:rPr>
        <w:t>6</w:t>
      </w:r>
      <w:r>
        <w:rPr>
          <w:sz w:val="28"/>
          <w:szCs w:val="28"/>
        </w:rPr>
        <w:t>.</w:t>
      </w:r>
      <w:r w:rsidRPr="00B8646F">
        <w:rPr>
          <w:rFonts w:hint="eastAsia"/>
          <w:sz w:val="28"/>
          <w:szCs w:val="28"/>
        </w:rPr>
        <w:t>學習三維角度</w:t>
      </w:r>
    </w:p>
    <w:p w14:paraId="241643B2" w14:textId="61C2BA57" w:rsidR="00B8646F" w:rsidRDefault="006D6098" w:rsidP="00B41AE3">
      <w:pPr>
        <w:pStyle w:val="1"/>
        <w:numPr>
          <w:ilvl w:val="0"/>
          <w:numId w:val="0"/>
        </w:numPr>
        <w:snapToGrid/>
        <w:jc w:val="left"/>
        <w:rPr>
          <w:sz w:val="28"/>
          <w:szCs w:val="28"/>
        </w:rPr>
      </w:pPr>
      <w:hyperlink r:id="rId54" w:history="1">
        <w:r w:rsidR="00B8646F" w:rsidRPr="000452DD">
          <w:rPr>
            <w:rStyle w:val="ac"/>
            <w:sz w:val="28"/>
            <w:szCs w:val="28"/>
          </w:rPr>
          <w:t>https://silverwind1982.pixnet.net/blog/post/258069682</w:t>
        </w:r>
      </w:hyperlink>
    </w:p>
    <w:p w14:paraId="3F4EFCA1" w14:textId="4824B6C2" w:rsidR="00B8646F" w:rsidRDefault="00B8646F" w:rsidP="00B41AE3">
      <w:pPr>
        <w:pStyle w:val="1"/>
        <w:numPr>
          <w:ilvl w:val="0"/>
          <w:numId w:val="0"/>
        </w:numPr>
        <w:snapToGrid/>
        <w:jc w:val="left"/>
        <w:rPr>
          <w:sz w:val="28"/>
          <w:szCs w:val="28"/>
        </w:rPr>
      </w:pPr>
    </w:p>
    <w:p w14:paraId="52DC0512" w14:textId="28213E06" w:rsidR="00B8646F" w:rsidRDefault="00B8646F" w:rsidP="00B8646F">
      <w:pPr>
        <w:pStyle w:val="1"/>
        <w:numPr>
          <w:ilvl w:val="0"/>
          <w:numId w:val="0"/>
        </w:numPr>
        <w:snapToGrid/>
        <w:ind w:left="1965" w:hanging="1965"/>
        <w:jc w:val="left"/>
        <w:rPr>
          <w:sz w:val="28"/>
          <w:szCs w:val="28"/>
        </w:rPr>
      </w:pPr>
      <w:r>
        <w:rPr>
          <w:rFonts w:hint="eastAsia"/>
          <w:sz w:val="28"/>
          <w:szCs w:val="28"/>
        </w:rPr>
        <w:t>7</w:t>
      </w:r>
      <w:r>
        <w:rPr>
          <w:sz w:val="28"/>
          <w:szCs w:val="28"/>
        </w:rPr>
        <w:t>.</w:t>
      </w:r>
      <w:r w:rsidRPr="00B8646F">
        <w:rPr>
          <w:rFonts w:hint="eastAsia"/>
          <w:sz w:val="28"/>
          <w:szCs w:val="28"/>
        </w:rPr>
        <w:t>四元數</w:t>
      </w:r>
    </w:p>
    <w:p w14:paraId="38AD1A75" w14:textId="04CE22DD" w:rsidR="00B8646F" w:rsidRDefault="00B8646F" w:rsidP="00B8646F">
      <w:pPr>
        <w:pStyle w:val="1"/>
        <w:numPr>
          <w:ilvl w:val="0"/>
          <w:numId w:val="0"/>
        </w:numPr>
        <w:snapToGrid/>
        <w:jc w:val="left"/>
        <w:rPr>
          <w:sz w:val="28"/>
          <w:szCs w:val="28"/>
        </w:rPr>
      </w:pPr>
      <w:r w:rsidRPr="00B8646F">
        <w:rPr>
          <w:rFonts w:hint="eastAsia"/>
          <w:sz w:val="28"/>
          <w:szCs w:val="28"/>
        </w:rPr>
        <w:t>https://zh.m.wikipedia.org/zh-tw/</w:t>
      </w:r>
      <w:r w:rsidRPr="00B8646F">
        <w:rPr>
          <w:rFonts w:hint="eastAsia"/>
          <w:sz w:val="28"/>
          <w:szCs w:val="28"/>
        </w:rPr>
        <w:t>四元數</w:t>
      </w:r>
    </w:p>
    <w:p w14:paraId="731C259D" w14:textId="071C4EE8" w:rsidR="00FC19C9" w:rsidRDefault="00FC19C9" w:rsidP="00B8646F">
      <w:pPr>
        <w:pStyle w:val="1"/>
        <w:numPr>
          <w:ilvl w:val="0"/>
          <w:numId w:val="0"/>
        </w:numPr>
        <w:snapToGrid/>
        <w:jc w:val="left"/>
        <w:rPr>
          <w:sz w:val="28"/>
          <w:szCs w:val="28"/>
        </w:rPr>
      </w:pPr>
    </w:p>
    <w:p w14:paraId="640BD40D" w14:textId="77777777" w:rsidR="00FC19C9" w:rsidRDefault="00FC19C9">
      <w:pPr>
        <w:widowControl/>
        <w:rPr>
          <w:rFonts w:ascii="Times New Roman" w:eastAsia="標楷體" w:hAnsi="Times New Roman" w:cs="Times New Roman"/>
          <w:b/>
          <w:bCs/>
          <w:sz w:val="28"/>
          <w:szCs w:val="28"/>
        </w:rPr>
      </w:pPr>
      <w:r>
        <w:rPr>
          <w:sz w:val="28"/>
          <w:szCs w:val="28"/>
        </w:rPr>
        <w:br w:type="page"/>
      </w:r>
    </w:p>
    <w:p w14:paraId="58887C7B" w14:textId="410D1412" w:rsidR="00B8646F" w:rsidRDefault="00FC19C9" w:rsidP="00FC19C9">
      <w:pPr>
        <w:pStyle w:val="1"/>
        <w:numPr>
          <w:ilvl w:val="0"/>
          <w:numId w:val="0"/>
        </w:numPr>
        <w:snapToGrid/>
        <w:ind w:left="1965" w:hanging="1965"/>
      </w:pPr>
      <w:r w:rsidRPr="00FC19C9">
        <w:rPr>
          <w:rFonts w:hint="eastAsia"/>
        </w:rPr>
        <w:lastRenderedPageBreak/>
        <w:t>附錄</w:t>
      </w:r>
    </w:p>
    <w:p w14:paraId="2DC7C836" w14:textId="02363A19" w:rsidR="00505F56" w:rsidRDefault="00505F56" w:rsidP="00505F56">
      <w:pPr>
        <w:pStyle w:val="1"/>
        <w:numPr>
          <w:ilvl w:val="0"/>
          <w:numId w:val="0"/>
        </w:numPr>
        <w:snapToGrid/>
        <w:ind w:left="1965" w:hanging="1965"/>
        <w:jc w:val="left"/>
        <w:rPr>
          <w:b w:val="0"/>
          <w:sz w:val="28"/>
          <w:szCs w:val="28"/>
        </w:rPr>
      </w:pPr>
      <w:r w:rsidRPr="00505F56">
        <w:rPr>
          <w:b w:val="0"/>
          <w:sz w:val="28"/>
          <w:szCs w:val="28"/>
        </w:rPr>
        <w:t>審查</w:t>
      </w:r>
      <w:r w:rsidRPr="00505F56">
        <w:rPr>
          <w:rFonts w:hint="eastAsia"/>
          <w:b w:val="0"/>
          <w:sz w:val="28"/>
          <w:szCs w:val="28"/>
        </w:rPr>
        <w:t>評審意見之修正</w:t>
      </w:r>
      <w:r w:rsidRPr="00505F56">
        <w:rPr>
          <w:b w:val="0"/>
          <w:sz w:val="28"/>
          <w:szCs w:val="28"/>
        </w:rPr>
        <w:t>情形</w:t>
      </w:r>
    </w:p>
    <w:tbl>
      <w:tblPr>
        <w:tblStyle w:val="a9"/>
        <w:tblW w:w="0" w:type="auto"/>
        <w:tblInd w:w="-5" w:type="dxa"/>
        <w:tblLook w:val="04A0" w:firstRow="1" w:lastRow="0" w:firstColumn="1" w:lastColumn="0" w:noHBand="0" w:noVBand="1"/>
      </w:tblPr>
      <w:tblGrid>
        <w:gridCol w:w="5098"/>
        <w:gridCol w:w="5097"/>
      </w:tblGrid>
      <w:tr w:rsidR="00505F56" w14:paraId="2E2CF7C2" w14:textId="77777777" w:rsidTr="00505F56">
        <w:trPr>
          <w:trHeight w:val="807"/>
        </w:trPr>
        <w:tc>
          <w:tcPr>
            <w:tcW w:w="5098" w:type="dxa"/>
            <w:vAlign w:val="center"/>
          </w:tcPr>
          <w:p w14:paraId="1C552733" w14:textId="05D293BD" w:rsidR="00505F56" w:rsidRPr="00505F56" w:rsidRDefault="00505F56" w:rsidP="00505F56">
            <w:pPr>
              <w:pStyle w:val="1"/>
              <w:numPr>
                <w:ilvl w:val="0"/>
                <w:numId w:val="0"/>
              </w:numPr>
              <w:snapToGrid/>
              <w:rPr>
                <w:b w:val="0"/>
                <w:sz w:val="28"/>
                <w:szCs w:val="28"/>
              </w:rPr>
            </w:pPr>
            <w:r w:rsidRPr="00505F56">
              <w:rPr>
                <w:rFonts w:ascii="標楷體" w:hAnsi="標楷體" w:hint="eastAsia"/>
                <w:b w:val="0"/>
                <w:sz w:val="28"/>
                <w:szCs w:val="28"/>
              </w:rPr>
              <w:t>評審建議事項</w:t>
            </w:r>
          </w:p>
        </w:tc>
        <w:tc>
          <w:tcPr>
            <w:tcW w:w="5097" w:type="dxa"/>
            <w:vAlign w:val="center"/>
          </w:tcPr>
          <w:p w14:paraId="09CD907E" w14:textId="5AF2AE12" w:rsidR="00505F56" w:rsidRPr="00505F56" w:rsidRDefault="00505F56" w:rsidP="00505F56">
            <w:pPr>
              <w:pStyle w:val="1"/>
              <w:numPr>
                <w:ilvl w:val="0"/>
                <w:numId w:val="0"/>
              </w:numPr>
              <w:snapToGrid/>
              <w:rPr>
                <w:b w:val="0"/>
                <w:sz w:val="28"/>
                <w:szCs w:val="28"/>
              </w:rPr>
            </w:pPr>
            <w:r w:rsidRPr="00505F56">
              <w:rPr>
                <w:rFonts w:ascii="標楷體" w:hAnsi="標楷體" w:hint="eastAsia"/>
                <w:b w:val="0"/>
                <w:sz w:val="28"/>
                <w:szCs w:val="28"/>
              </w:rPr>
              <w:t>修正</w:t>
            </w:r>
            <w:r w:rsidRPr="00505F56">
              <w:rPr>
                <w:rFonts w:ascii="標楷體" w:hAnsi="標楷體"/>
                <w:b w:val="0"/>
                <w:sz w:val="28"/>
                <w:szCs w:val="28"/>
              </w:rPr>
              <w:t>情形</w:t>
            </w:r>
          </w:p>
        </w:tc>
      </w:tr>
      <w:tr w:rsidR="00505F56" w14:paraId="728917EE" w14:textId="77777777" w:rsidTr="00505F56">
        <w:trPr>
          <w:trHeight w:val="3885"/>
        </w:trPr>
        <w:tc>
          <w:tcPr>
            <w:tcW w:w="5098" w:type="dxa"/>
            <w:vAlign w:val="center"/>
          </w:tcPr>
          <w:p w14:paraId="0E2999FB" w14:textId="77777777" w:rsidR="00505F56" w:rsidRDefault="00505F56" w:rsidP="00505F56">
            <w:pPr>
              <w:pStyle w:val="1"/>
              <w:numPr>
                <w:ilvl w:val="0"/>
                <w:numId w:val="0"/>
              </w:numPr>
              <w:snapToGrid/>
              <w:rPr>
                <w:b w:val="0"/>
                <w:sz w:val="28"/>
                <w:szCs w:val="28"/>
              </w:rPr>
            </w:pPr>
          </w:p>
        </w:tc>
        <w:tc>
          <w:tcPr>
            <w:tcW w:w="5097" w:type="dxa"/>
            <w:vAlign w:val="center"/>
          </w:tcPr>
          <w:p w14:paraId="6D04F71D" w14:textId="77777777" w:rsidR="00505F56" w:rsidRDefault="00505F56" w:rsidP="00505F56">
            <w:pPr>
              <w:pStyle w:val="1"/>
              <w:numPr>
                <w:ilvl w:val="0"/>
                <w:numId w:val="0"/>
              </w:numPr>
              <w:snapToGrid/>
              <w:rPr>
                <w:b w:val="0"/>
                <w:sz w:val="28"/>
                <w:szCs w:val="28"/>
              </w:rPr>
            </w:pPr>
          </w:p>
        </w:tc>
      </w:tr>
    </w:tbl>
    <w:p w14:paraId="755F8335" w14:textId="77777777" w:rsidR="00505F56" w:rsidRPr="00505F56" w:rsidRDefault="00505F56" w:rsidP="00505F56">
      <w:pPr>
        <w:pStyle w:val="1"/>
        <w:numPr>
          <w:ilvl w:val="0"/>
          <w:numId w:val="0"/>
        </w:numPr>
        <w:snapToGrid/>
        <w:ind w:left="1965" w:hanging="1965"/>
        <w:jc w:val="left"/>
        <w:rPr>
          <w:b w:val="0"/>
          <w:sz w:val="28"/>
          <w:szCs w:val="28"/>
        </w:rPr>
      </w:pPr>
    </w:p>
    <w:sectPr w:rsidR="00505F56" w:rsidRPr="00505F56" w:rsidSect="00C87602">
      <w:pgSz w:w="11906" w:h="16838" w:code="9"/>
      <w:pgMar w:top="851" w:right="851" w:bottom="851" w:left="851" w:header="567" w:footer="567" w:gutter="0"/>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jefftang" w:date="2021-11-29T19:07:00Z" w:initials="j">
    <w:p w14:paraId="239BB48E" w14:textId="0C2F3495" w:rsidR="006D6098" w:rsidRDefault="006D6098">
      <w:pPr>
        <w:pStyle w:val="af2"/>
      </w:pPr>
      <w:r>
        <w:rPr>
          <w:rStyle w:val="af1"/>
        </w:rPr>
        <w:annotationRef/>
      </w:r>
      <w:r>
        <w:rPr>
          <w:rFonts w:hint="eastAsia"/>
        </w:rPr>
        <w:t>如果沒有請刪除</w:t>
      </w:r>
    </w:p>
  </w:comment>
  <w:comment w:id="10" w:author="jefftang" w:date="2021-11-29T19:07:00Z" w:initials="j">
    <w:p w14:paraId="526D12D6" w14:textId="7A2E7F06" w:rsidR="006D6098" w:rsidRDefault="006D6098">
      <w:pPr>
        <w:pStyle w:val="af2"/>
      </w:pPr>
      <w:r>
        <w:rPr>
          <w:rStyle w:val="af1"/>
        </w:rPr>
        <w:annotationRef/>
      </w:r>
      <w:r>
        <w:rPr>
          <w:rFonts w:hint="eastAsia"/>
        </w:rPr>
        <w:t>如果沒有請刪除</w:t>
      </w:r>
    </w:p>
  </w:comment>
  <w:comment w:id="13" w:author="jefftang" w:date="2021-11-29T19:08:00Z" w:initials="j">
    <w:p w14:paraId="49BC21E0" w14:textId="09214DF7" w:rsidR="006D6098" w:rsidRDefault="006D6098">
      <w:pPr>
        <w:pStyle w:val="af2"/>
      </w:pPr>
      <w:r>
        <w:rPr>
          <w:rStyle w:val="af1"/>
        </w:rPr>
        <w:annotationRef/>
      </w:r>
      <w:r>
        <w:rPr>
          <w:rFonts w:hint="eastAsia"/>
        </w:rPr>
        <w:t>如果沒有請刪除</w:t>
      </w:r>
      <w:r>
        <w:rPr>
          <w:rFonts w:hint="eastAsia"/>
        </w:rPr>
        <w:t xml:space="preserve">, </w:t>
      </w:r>
      <w:r>
        <w:rPr>
          <w:rFonts w:hint="eastAsia"/>
        </w:rPr>
        <w:t>有的話請加上</w:t>
      </w:r>
      <w:r>
        <w:rPr>
          <w:rFonts w:hint="eastAsia"/>
        </w:rPr>
        <w:t>7-5</w:t>
      </w:r>
    </w:p>
  </w:comment>
  <w:comment w:id="14" w:author="jefftang" w:date="2021-11-29T19:08:00Z" w:initials="j">
    <w:p w14:paraId="79C539B5" w14:textId="2DEAC9F3" w:rsidR="006D6098" w:rsidRDefault="006D6098">
      <w:pPr>
        <w:pStyle w:val="af2"/>
      </w:pPr>
      <w:r>
        <w:rPr>
          <w:rStyle w:val="af1"/>
        </w:rPr>
        <w:annotationRef/>
      </w:r>
      <w:r>
        <w:rPr>
          <w:rFonts w:hint="eastAsia"/>
        </w:rPr>
        <w:t>建議更新資料</w:t>
      </w:r>
      <w:r>
        <w:rPr>
          <w:rFonts w:hint="eastAsia"/>
        </w:rPr>
        <w:t xml:space="preserve">, </w:t>
      </w:r>
      <w:r>
        <w:rPr>
          <w:rFonts w:hint="eastAsia"/>
        </w:rPr>
        <w:t>因為目前估計</w:t>
      </w:r>
      <w:r>
        <w:rPr>
          <w:rFonts w:hint="eastAsia"/>
        </w:rPr>
        <w:t xml:space="preserve"> 2025 </w:t>
      </w:r>
      <w:r>
        <w:rPr>
          <w:rFonts w:hint="eastAsia"/>
        </w:rPr>
        <w:t>超高齡社會</w:t>
      </w:r>
    </w:p>
  </w:comment>
  <w:comment w:id="16" w:author="jefftang" w:date="2021-11-29T19:10:00Z" w:initials="j">
    <w:p w14:paraId="68AB7906" w14:textId="0B85E293" w:rsidR="006D6098" w:rsidRDefault="006D6098">
      <w:pPr>
        <w:pStyle w:val="af2"/>
      </w:pPr>
      <w:r>
        <w:rPr>
          <w:rStyle w:val="af1"/>
        </w:rPr>
        <w:annotationRef/>
      </w:r>
      <w:r>
        <w:rPr>
          <w:rFonts w:hint="eastAsia"/>
        </w:rPr>
        <w:t>如果有引用</w:t>
      </w:r>
      <w:r>
        <w:rPr>
          <w:rFonts w:hint="eastAsia"/>
        </w:rPr>
        <w:t xml:space="preserve">, </w:t>
      </w:r>
      <w:r>
        <w:rPr>
          <w:rFonts w:hint="eastAsia"/>
        </w:rPr>
        <w:t>請適當引述。</w:t>
      </w:r>
    </w:p>
  </w:comment>
  <w:comment w:id="24" w:author="jefftang" w:date="2021-11-29T19:12:00Z" w:initials="j">
    <w:p w14:paraId="676D9A3C" w14:textId="6A627177" w:rsidR="006D6098" w:rsidRDefault="006D6098">
      <w:pPr>
        <w:pStyle w:val="af2"/>
      </w:pPr>
      <w:r>
        <w:rPr>
          <w:rStyle w:val="af1"/>
        </w:rPr>
        <w:annotationRef/>
      </w:r>
      <w:r>
        <w:rPr>
          <w:rFonts w:hint="eastAsia"/>
        </w:rPr>
        <w:t>建議新增一張</w:t>
      </w:r>
      <w:r>
        <w:rPr>
          <w:rFonts w:hint="eastAsia"/>
        </w:rPr>
        <w:t>wall slide</w:t>
      </w:r>
      <w:r>
        <w:rPr>
          <w:rFonts w:hint="eastAsia"/>
        </w:rPr>
        <w:t>圖示</w:t>
      </w:r>
      <w:r>
        <w:rPr>
          <w:rFonts w:hint="eastAsia"/>
        </w:rPr>
        <w:t xml:space="preserve">, </w:t>
      </w:r>
      <w:r>
        <w:rPr>
          <w:rFonts w:hint="eastAsia"/>
        </w:rPr>
        <w:t>因為文字描述不清楚。</w:t>
      </w:r>
    </w:p>
  </w:comment>
  <w:comment w:id="26" w:author="jefftang" w:date="2021-11-29T19:13:00Z" w:initials="j">
    <w:p w14:paraId="65D59818" w14:textId="67AEA33B" w:rsidR="00433AAC" w:rsidRDefault="00433AAC">
      <w:pPr>
        <w:pStyle w:val="af2"/>
      </w:pPr>
      <w:r>
        <w:rPr>
          <w:rStyle w:val="af1"/>
        </w:rPr>
        <w:annotationRef/>
      </w:r>
      <w:r>
        <w:rPr>
          <w:rFonts w:hint="eastAsia"/>
        </w:rPr>
        <w:t>圖表需要有圖表的標題</w:t>
      </w:r>
      <w:r>
        <w:rPr>
          <w:rFonts w:hint="eastAsia"/>
        </w:rPr>
        <w:t xml:space="preserve"> </w:t>
      </w:r>
      <w:r>
        <w:rPr>
          <w:rFonts w:hint="eastAsia"/>
        </w:rPr>
        <w:t>例如圖一</w:t>
      </w:r>
      <w:r>
        <w:rPr>
          <w:rFonts w:hint="eastAsia"/>
        </w:rPr>
        <w:t xml:space="preserve"> </w:t>
      </w:r>
      <w:r>
        <w:rPr>
          <w:rFonts w:hint="eastAsia"/>
        </w:rPr>
        <w:t>最近幾年老人德島死亡率</w:t>
      </w:r>
    </w:p>
  </w:comment>
  <w:comment w:id="27" w:author="jefftang" w:date="2021-11-29T19:15:00Z" w:initials="j">
    <w:p w14:paraId="6D6E8488" w14:textId="50B9B421" w:rsidR="00433AAC" w:rsidRDefault="00433AAC">
      <w:pPr>
        <w:pStyle w:val="af2"/>
      </w:pPr>
      <w:r>
        <w:rPr>
          <w:rStyle w:val="af1"/>
        </w:rPr>
        <w:annotationRef/>
      </w:r>
      <w:r>
        <w:rPr>
          <w:rFonts w:hint="eastAsia"/>
        </w:rPr>
        <w:t>如果是現有的</w:t>
      </w:r>
      <w:r>
        <w:rPr>
          <w:rFonts w:hint="eastAsia"/>
        </w:rPr>
        <w:t xml:space="preserve">app </w:t>
      </w:r>
      <w:r>
        <w:rPr>
          <w:rFonts w:hint="eastAsia"/>
        </w:rPr>
        <w:t>請列出</w:t>
      </w:r>
      <w:r>
        <w:rPr>
          <w:rFonts w:hint="eastAsia"/>
        </w:rPr>
        <w:t xml:space="preserve">app </w:t>
      </w:r>
      <w:r>
        <w:rPr>
          <w:rFonts w:hint="eastAsia"/>
        </w:rPr>
        <w:t>以及參考網址</w:t>
      </w:r>
    </w:p>
  </w:comment>
  <w:comment w:id="37" w:author="jefftang" w:date="2021-11-29T19:19:00Z" w:initials="j">
    <w:p w14:paraId="7EADBB81" w14:textId="48EA204E" w:rsidR="00433AAC" w:rsidRDefault="00433AAC">
      <w:pPr>
        <w:pStyle w:val="af2"/>
      </w:pPr>
      <w:r>
        <w:rPr>
          <w:rStyle w:val="af1"/>
        </w:rPr>
        <w:annotationRef/>
      </w:r>
      <w:r>
        <w:rPr>
          <w:rFonts w:hint="eastAsia"/>
        </w:rPr>
        <w:t>因為是單機版</w:t>
      </w:r>
      <w:r>
        <w:rPr>
          <w:rFonts w:hint="eastAsia"/>
        </w:rPr>
        <w:t xml:space="preserve"> </w:t>
      </w:r>
      <w:r>
        <w:rPr>
          <w:rFonts w:hint="eastAsia"/>
        </w:rPr>
        <w:t>請思考一下管理者如何管理</w:t>
      </w:r>
      <w:r>
        <w:rPr>
          <w:rFonts w:hint="eastAsia"/>
        </w:rPr>
        <w:t>?</w:t>
      </w:r>
    </w:p>
  </w:comment>
  <w:comment w:id="35" w:author="jefftang" w:date="2021-11-29T19:19:00Z" w:initials="j">
    <w:p w14:paraId="520A0991" w14:textId="661DD16C" w:rsidR="00433AAC" w:rsidRDefault="00433AAC">
      <w:pPr>
        <w:pStyle w:val="af2"/>
      </w:pPr>
      <w:r>
        <w:rPr>
          <w:rStyle w:val="af1"/>
        </w:rPr>
        <w:annotationRef/>
      </w:r>
    </w:p>
  </w:comment>
  <w:comment w:id="36" w:author="jefftang" w:date="2021-11-29T19:19:00Z" w:initials="j">
    <w:p w14:paraId="0587FC06" w14:textId="5F5A077B" w:rsidR="00433AAC" w:rsidRDefault="00433AAC">
      <w:pPr>
        <w:pStyle w:val="af2"/>
        <w:rPr>
          <w:rFonts w:hint="eastAsia"/>
        </w:rPr>
      </w:pPr>
      <w:r>
        <w:rPr>
          <w:rStyle w:val="af1"/>
        </w:rPr>
        <w:annotationRef/>
      </w:r>
    </w:p>
  </w:comment>
  <w:comment w:id="38" w:author="jefftang" w:date="2021-11-29T19:20:00Z" w:initials="j">
    <w:p w14:paraId="0FAED420" w14:textId="35CDE292" w:rsidR="00433AAC" w:rsidRDefault="00433AAC">
      <w:pPr>
        <w:pStyle w:val="af2"/>
        <w:rPr>
          <w:rFonts w:hint="eastAsia"/>
        </w:rPr>
      </w:pPr>
      <w:r>
        <w:rPr>
          <w:rStyle w:val="af1"/>
        </w:rPr>
        <w:annotationRef/>
      </w:r>
      <w:r>
        <w:rPr>
          <w:rFonts w:hint="eastAsia"/>
        </w:rPr>
        <w:t>因為系統功能只有個人測量</w:t>
      </w:r>
      <w:r>
        <w:rPr>
          <w:rFonts w:hint="eastAsia"/>
        </w:rPr>
        <w:t xml:space="preserve"> </w:t>
      </w:r>
      <w:r>
        <w:rPr>
          <w:rFonts w:hint="eastAsia"/>
        </w:rPr>
        <w:t>如何提供數據做肌力運動建議</w:t>
      </w:r>
      <w:r>
        <w:rPr>
          <w:rFonts w:hint="eastAsia"/>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9BB48E" w15:done="0"/>
  <w15:commentEx w15:paraId="526D12D6" w15:done="0"/>
  <w15:commentEx w15:paraId="49BC21E0" w15:done="0"/>
  <w15:commentEx w15:paraId="79C539B5" w15:done="0"/>
  <w15:commentEx w15:paraId="68AB7906" w15:done="0"/>
  <w15:commentEx w15:paraId="676D9A3C" w15:done="0"/>
  <w15:commentEx w15:paraId="65D59818" w15:done="0"/>
  <w15:commentEx w15:paraId="6D6E8488" w15:done="0"/>
  <w15:commentEx w15:paraId="7EADBB81" w15:done="0"/>
  <w15:commentEx w15:paraId="520A0991" w15:done="0"/>
  <w15:commentEx w15:paraId="0587FC06" w15:paraIdParent="520A0991" w15:done="0"/>
  <w15:commentEx w15:paraId="0FAED4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E596D" w14:textId="77777777" w:rsidR="00037AB2" w:rsidRDefault="00037AB2" w:rsidP="00EE30B6">
      <w:r>
        <w:separator/>
      </w:r>
    </w:p>
  </w:endnote>
  <w:endnote w:type="continuationSeparator" w:id="0">
    <w:p w14:paraId="174199A1" w14:textId="77777777" w:rsidR="00037AB2" w:rsidRDefault="00037AB2" w:rsidP="00EE30B6">
      <w:r>
        <w:continuationSeparator/>
      </w:r>
    </w:p>
  </w:endnote>
  <w:endnote w:type="continuationNotice" w:id="1">
    <w:p w14:paraId="4945FBC7" w14:textId="77777777" w:rsidR="00037AB2" w:rsidRDefault="00037A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PingFang TC">
    <w:altName w:val="Cambria"/>
    <w:charset w:val="00"/>
    <w:family w:val="roman"/>
    <w:pitch w:val="default"/>
  </w:font>
  <w:font w:name=".PingFangTC-Regular">
    <w:charset w:val="00"/>
    <w:family w:val="roman"/>
    <w:pitch w:val="default"/>
  </w:font>
  <w:font w:name="UICTFontTextStyleBody">
    <w:altName w:val="Cambria"/>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62510" w14:textId="6F35728A" w:rsidR="006D6098" w:rsidRDefault="006D6098">
    <w:pPr>
      <w:pStyle w:val="a5"/>
    </w:pPr>
    <w:r>
      <w:rPr>
        <w:noProof/>
      </w:rPr>
      <mc:AlternateContent>
        <mc:Choice Requires="wps">
          <w:drawing>
            <wp:anchor distT="0" distB="0" distL="114300" distR="114300" simplePos="0" relativeHeight="251659264" behindDoc="0" locked="0" layoutInCell="0" allowOverlap="1" wp14:anchorId="7078181C" wp14:editId="33D566AC">
              <wp:simplePos x="0" y="0"/>
              <wp:positionH relativeFrom="rightMargin">
                <wp:posOffset>-473818</wp:posOffset>
              </wp:positionH>
              <wp:positionV relativeFrom="margin">
                <wp:posOffset>9601583</wp:posOffset>
              </wp:positionV>
              <wp:extent cx="385122" cy="276046"/>
              <wp:effectExtent l="0" t="0" r="15240" b="10160"/>
              <wp:wrapNone/>
              <wp:docPr id="13" name="矩形: 摺角紙張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122" cy="276046"/>
                      </a:xfrm>
                      <a:prstGeom prst="foldedCorner">
                        <a:avLst>
                          <a:gd name="adj" fmla="val 34560"/>
                        </a:avLst>
                      </a:prstGeom>
                      <a:noFill/>
                      <a:ln w="3175">
                        <a:solidFill>
                          <a:srgbClr val="808080"/>
                        </a:solidFill>
                        <a:round/>
                        <a:headEnd/>
                        <a:tailEnd/>
                      </a:ln>
                    </wps:spPr>
                    <wps:txbx>
                      <w:txbxContent>
                        <w:p w14:paraId="383F4B38" w14:textId="51F324E8" w:rsidR="006D6098" w:rsidRPr="00C87602" w:rsidRDefault="006D6098" w:rsidP="008675FD">
                          <w:pPr>
                            <w:jc w:val="center"/>
                            <w:textAlignment w:val="center"/>
                            <w:rPr>
                              <w:rFonts w:ascii="Times New Roman" w:hAnsi="Times New Roman" w:cs="Times New Roman"/>
                              <w:szCs w:val="24"/>
                            </w:rPr>
                          </w:pPr>
                          <w:r w:rsidRPr="00C87602">
                            <w:rPr>
                              <w:rFonts w:ascii="Times New Roman" w:hAnsi="Times New Roman" w:cs="Times New Roman"/>
                              <w:szCs w:val="24"/>
                            </w:rPr>
                            <w:fldChar w:fldCharType="begin"/>
                          </w:r>
                          <w:r w:rsidRPr="00C87602">
                            <w:rPr>
                              <w:rFonts w:ascii="Times New Roman" w:hAnsi="Times New Roman" w:cs="Times New Roman"/>
                              <w:szCs w:val="24"/>
                            </w:rPr>
                            <w:instrText>PAGE    \* MERGEFORMAT</w:instrText>
                          </w:r>
                          <w:r w:rsidRPr="00C87602">
                            <w:rPr>
                              <w:rFonts w:ascii="Times New Roman" w:hAnsi="Times New Roman" w:cs="Times New Roman"/>
                              <w:szCs w:val="24"/>
                            </w:rPr>
                            <w:fldChar w:fldCharType="separate"/>
                          </w:r>
                          <w:r w:rsidR="00433AAC" w:rsidRPr="00433AAC">
                            <w:rPr>
                              <w:rFonts w:ascii="Times New Roman" w:hAnsi="Times New Roman" w:cs="Times New Roman"/>
                              <w:noProof/>
                              <w:szCs w:val="24"/>
                              <w:lang w:val="zh-TW"/>
                            </w:rPr>
                            <w:t>61</w:t>
                          </w:r>
                          <w:r w:rsidRPr="00C87602">
                            <w:rPr>
                              <w:rFonts w:ascii="Times New Roman" w:hAnsi="Times New Roman" w:cs="Times New Roman"/>
                              <w:szCs w:val="24"/>
                            </w:rPr>
                            <w:fldChar w:fldCharType="end"/>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8181C"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13" o:spid="_x0000_s1035" type="#_x0000_t65" style="position:absolute;margin-left:-37.3pt;margin-top:756.05pt;width:30.3pt;height:21.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" o:allowincell="f" adj="14135" filled="f" strokecolor="gray" strokeweight=".25pt">
              <v:textbox inset="0,0,0,0">
                <w:txbxContent>
                  <w:p w14:paraId="383F4B38" w14:textId="51F324E8" w:rsidR="006D6098" w:rsidRPr="00C87602" w:rsidRDefault="006D6098" w:rsidP="008675FD">
                    <w:pPr>
                      <w:jc w:val="center"/>
                      <w:textAlignment w:val="center"/>
                      <w:rPr>
                        <w:rFonts w:ascii="Times New Roman" w:hAnsi="Times New Roman" w:cs="Times New Roman"/>
                        <w:szCs w:val="24"/>
                      </w:rPr>
                    </w:pPr>
                    <w:r w:rsidRPr="00C87602">
                      <w:rPr>
                        <w:rFonts w:ascii="Times New Roman" w:hAnsi="Times New Roman" w:cs="Times New Roman"/>
                        <w:szCs w:val="24"/>
                      </w:rPr>
                      <w:fldChar w:fldCharType="begin"/>
                    </w:r>
                    <w:r w:rsidRPr="00C87602">
                      <w:rPr>
                        <w:rFonts w:ascii="Times New Roman" w:hAnsi="Times New Roman" w:cs="Times New Roman"/>
                        <w:szCs w:val="24"/>
                      </w:rPr>
                      <w:instrText>PAGE    \* MERGEFORMAT</w:instrText>
                    </w:r>
                    <w:r w:rsidRPr="00C87602">
                      <w:rPr>
                        <w:rFonts w:ascii="Times New Roman" w:hAnsi="Times New Roman" w:cs="Times New Roman"/>
                        <w:szCs w:val="24"/>
                      </w:rPr>
                      <w:fldChar w:fldCharType="separate"/>
                    </w:r>
                    <w:r w:rsidR="00433AAC" w:rsidRPr="00433AAC">
                      <w:rPr>
                        <w:rFonts w:ascii="Times New Roman" w:hAnsi="Times New Roman" w:cs="Times New Roman"/>
                        <w:noProof/>
                        <w:szCs w:val="24"/>
                        <w:lang w:val="zh-TW"/>
                      </w:rPr>
                      <w:t>61</w:t>
                    </w:r>
                    <w:r w:rsidRPr="00C87602">
                      <w:rPr>
                        <w:rFonts w:ascii="Times New Roman" w:hAnsi="Times New Roman" w:cs="Times New Roman"/>
                        <w:szCs w:val="24"/>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884E7A" w14:textId="77777777" w:rsidR="00037AB2" w:rsidRDefault="00037AB2" w:rsidP="00EE30B6">
      <w:r>
        <w:separator/>
      </w:r>
    </w:p>
  </w:footnote>
  <w:footnote w:type="continuationSeparator" w:id="0">
    <w:p w14:paraId="2605D526" w14:textId="77777777" w:rsidR="00037AB2" w:rsidRDefault="00037AB2" w:rsidP="00EE30B6">
      <w:r>
        <w:continuationSeparator/>
      </w:r>
    </w:p>
  </w:footnote>
  <w:footnote w:type="continuationNotice" w:id="1">
    <w:p w14:paraId="4148B66E" w14:textId="77777777" w:rsidR="00037AB2" w:rsidRDefault="00037AB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BFBA2" w14:textId="77777777" w:rsidR="006D6098" w:rsidRDefault="006D6098">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C7FE6"/>
    <w:multiLevelType w:val="hybridMultilevel"/>
    <w:tmpl w:val="D4822BA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5B03DD3"/>
    <w:multiLevelType w:val="hybridMultilevel"/>
    <w:tmpl w:val="BEF66782"/>
    <w:lvl w:ilvl="0" w:tplc="311C47E0">
      <w:start w:val="1"/>
      <w:numFmt w:val="taiwaneseCountingThousand"/>
      <w:pStyle w:val="1"/>
      <w:suff w:val="nothing"/>
      <w:lvlText w:val="第%1章、"/>
      <w:lvlJc w:val="left"/>
      <w:pPr>
        <w:ind w:left="1965" w:hanging="1965"/>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222C48"/>
    <w:multiLevelType w:val="multilevel"/>
    <w:tmpl w:val="E688760A"/>
    <w:lvl w:ilvl="0">
      <w:start w:val="5"/>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373708F4"/>
    <w:multiLevelType w:val="hybridMultilevel"/>
    <w:tmpl w:val="22488A68"/>
    <w:lvl w:ilvl="0" w:tplc="76B4547A">
      <w:start w:val="5"/>
      <w:numFmt w:val="taiwaneseCountingThousand"/>
      <w:lvlText w:val="第%1章、"/>
      <w:lvlJc w:val="left"/>
      <w:pPr>
        <w:ind w:left="1650" w:hanging="16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EFF039C"/>
    <w:multiLevelType w:val="hybridMultilevel"/>
    <w:tmpl w:val="7F92A662"/>
    <w:lvl w:ilvl="0" w:tplc="FFFFFFFF">
      <w:start w:val="1"/>
      <w:numFmt w:val="decimal"/>
      <w:lvlText w:val="第%1章、"/>
      <w:lvlJc w:val="left"/>
      <w:pPr>
        <w:ind w:left="1485" w:hanging="1485"/>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A73DCB"/>
    <w:multiLevelType w:val="hybridMultilevel"/>
    <w:tmpl w:val="8F483AD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4472027C"/>
    <w:multiLevelType w:val="hybridMultilevel"/>
    <w:tmpl w:val="35E640D8"/>
    <w:lvl w:ilvl="0" w:tplc="C95459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6501460"/>
    <w:multiLevelType w:val="multilevel"/>
    <w:tmpl w:val="90E2C856"/>
    <w:lvl w:ilvl="0">
      <w:start w:val="7"/>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5D3C1B1C"/>
    <w:multiLevelType w:val="hybridMultilevel"/>
    <w:tmpl w:val="7320F31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E692876"/>
    <w:multiLevelType w:val="multilevel"/>
    <w:tmpl w:val="F684CF68"/>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0AA23F0"/>
    <w:multiLevelType w:val="hybridMultilevel"/>
    <w:tmpl w:val="098CB006"/>
    <w:lvl w:ilvl="0" w:tplc="040C8A5A">
      <w:start w:val="1"/>
      <w:numFmt w:val="decimal"/>
      <w:suff w:val="space"/>
      <w:lvlText w:val="%1."/>
      <w:lvlJc w:val="left"/>
      <w:pPr>
        <w:ind w:left="57" w:hanging="57"/>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2CD1254"/>
    <w:multiLevelType w:val="hybridMultilevel"/>
    <w:tmpl w:val="1340FEC0"/>
    <w:lvl w:ilvl="0" w:tplc="82C677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DF5234C"/>
    <w:multiLevelType w:val="hybridMultilevel"/>
    <w:tmpl w:val="05E0B4B6"/>
    <w:lvl w:ilvl="0" w:tplc="9E105464">
      <w:start w:val="1"/>
      <w:numFmt w:val="taiwaneseCountingThousand"/>
      <w:lvlText w:val="第%1章、"/>
      <w:lvlJc w:val="left"/>
      <w:pPr>
        <w:ind w:left="1650" w:hanging="165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753A0E4D"/>
    <w:multiLevelType w:val="multilevel"/>
    <w:tmpl w:val="9F7A9F42"/>
    <w:lvl w:ilvl="0">
      <w:start w:val="1"/>
      <w:numFmt w:val="decimal"/>
      <w:lvlText w:val="%1"/>
      <w:lvlJc w:val="left"/>
      <w:pPr>
        <w:ind w:left="645" w:hanging="645"/>
      </w:pPr>
      <w:rPr>
        <w:rFonts w:hint="default"/>
      </w:rPr>
    </w:lvl>
    <w:lvl w:ilvl="1">
      <w:start w:val="1"/>
      <w:numFmt w:val="decimal"/>
      <w:lvlText w:val="%1-%2"/>
      <w:lvlJc w:val="left"/>
      <w:pPr>
        <w:ind w:left="2205" w:hanging="720"/>
      </w:pPr>
      <w:rPr>
        <w:rFonts w:hint="default"/>
      </w:rPr>
    </w:lvl>
    <w:lvl w:ilvl="2">
      <w:start w:val="1"/>
      <w:numFmt w:val="decimal"/>
      <w:lvlText w:val="%1-%2.%3"/>
      <w:lvlJc w:val="left"/>
      <w:pPr>
        <w:ind w:left="4050" w:hanging="1080"/>
      </w:pPr>
      <w:rPr>
        <w:rFonts w:hint="default"/>
      </w:rPr>
    </w:lvl>
    <w:lvl w:ilvl="3">
      <w:start w:val="1"/>
      <w:numFmt w:val="decimal"/>
      <w:lvlText w:val="%1-%2.%3.%4"/>
      <w:lvlJc w:val="left"/>
      <w:pPr>
        <w:ind w:left="5895" w:hanging="1440"/>
      </w:pPr>
      <w:rPr>
        <w:rFonts w:hint="default"/>
      </w:rPr>
    </w:lvl>
    <w:lvl w:ilvl="4">
      <w:start w:val="1"/>
      <w:numFmt w:val="decimal"/>
      <w:lvlText w:val="%1-%2.%3.%4.%5"/>
      <w:lvlJc w:val="left"/>
      <w:pPr>
        <w:ind w:left="7380" w:hanging="1440"/>
      </w:pPr>
      <w:rPr>
        <w:rFonts w:hint="default"/>
      </w:rPr>
    </w:lvl>
    <w:lvl w:ilvl="5">
      <w:start w:val="1"/>
      <w:numFmt w:val="decimal"/>
      <w:lvlText w:val="%1-%2.%3.%4.%5.%6"/>
      <w:lvlJc w:val="left"/>
      <w:pPr>
        <w:ind w:left="9225" w:hanging="1800"/>
      </w:pPr>
      <w:rPr>
        <w:rFonts w:hint="default"/>
      </w:rPr>
    </w:lvl>
    <w:lvl w:ilvl="6">
      <w:start w:val="1"/>
      <w:numFmt w:val="decimal"/>
      <w:lvlText w:val="%1-%2.%3.%4.%5.%6.%7"/>
      <w:lvlJc w:val="left"/>
      <w:pPr>
        <w:ind w:left="11070" w:hanging="2160"/>
      </w:pPr>
      <w:rPr>
        <w:rFonts w:hint="default"/>
      </w:rPr>
    </w:lvl>
    <w:lvl w:ilvl="7">
      <w:start w:val="1"/>
      <w:numFmt w:val="decimal"/>
      <w:lvlText w:val="%1-%2.%3.%4.%5.%6.%7.%8"/>
      <w:lvlJc w:val="left"/>
      <w:pPr>
        <w:ind w:left="12915" w:hanging="2520"/>
      </w:pPr>
      <w:rPr>
        <w:rFonts w:hint="default"/>
      </w:rPr>
    </w:lvl>
    <w:lvl w:ilvl="8">
      <w:start w:val="1"/>
      <w:numFmt w:val="decimal"/>
      <w:lvlText w:val="%1-%2.%3.%4.%5.%6.%7.%8.%9"/>
      <w:lvlJc w:val="left"/>
      <w:pPr>
        <w:ind w:left="14760" w:hanging="2880"/>
      </w:pPr>
      <w:rPr>
        <w:rFonts w:hint="default"/>
      </w:rPr>
    </w:lvl>
  </w:abstractNum>
  <w:abstractNum w:abstractNumId="14" w15:restartNumberingAfterBreak="0">
    <w:nsid w:val="77931265"/>
    <w:multiLevelType w:val="hybridMultilevel"/>
    <w:tmpl w:val="B58C28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3"/>
  </w:num>
  <w:num w:numId="3">
    <w:abstractNumId w:val="1"/>
  </w:num>
  <w:num w:numId="4">
    <w:abstractNumId w:val="10"/>
  </w:num>
  <w:num w:numId="5">
    <w:abstractNumId w:val="12"/>
  </w:num>
  <w:num w:numId="6">
    <w:abstractNumId w:val="3"/>
  </w:num>
  <w:num w:numId="7">
    <w:abstractNumId w:val="2"/>
  </w:num>
  <w:num w:numId="8">
    <w:abstractNumId w:val="9"/>
  </w:num>
  <w:num w:numId="9">
    <w:abstractNumId w:val="7"/>
  </w:num>
  <w:num w:numId="10">
    <w:abstractNumId w:val="6"/>
  </w:num>
  <w:num w:numId="11">
    <w:abstractNumId w:val="11"/>
  </w:num>
  <w:num w:numId="12">
    <w:abstractNumId w:val="14"/>
  </w:num>
  <w:num w:numId="13">
    <w:abstractNumId w:val="8"/>
  </w:num>
  <w:num w:numId="14">
    <w:abstractNumId w:val="5"/>
  </w:num>
  <w:num w:numId="15">
    <w:abstractNumId w:val="0"/>
  </w:num>
  <w:num w:numId="16">
    <w:abstractNumId w:val="1"/>
  </w:num>
  <w:num w:numId="17">
    <w:abstractNumId w:val="1"/>
  </w:num>
  <w:numIdMacAtCleanup w:val="1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ftang">
    <w15:presenceInfo w15:providerId="Windows Live" w15:userId="595753517c4d71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96D"/>
    <w:rsid w:val="00000824"/>
    <w:rsid w:val="00006571"/>
    <w:rsid w:val="0002351A"/>
    <w:rsid w:val="00034885"/>
    <w:rsid w:val="00037AB2"/>
    <w:rsid w:val="000510F5"/>
    <w:rsid w:val="00064D8F"/>
    <w:rsid w:val="00065557"/>
    <w:rsid w:val="00066187"/>
    <w:rsid w:val="0007386C"/>
    <w:rsid w:val="00074334"/>
    <w:rsid w:val="00074A61"/>
    <w:rsid w:val="0007544C"/>
    <w:rsid w:val="00081CA4"/>
    <w:rsid w:val="000910DA"/>
    <w:rsid w:val="00092C6B"/>
    <w:rsid w:val="000A0DF2"/>
    <w:rsid w:val="000A194D"/>
    <w:rsid w:val="000A4FCB"/>
    <w:rsid w:val="000B5564"/>
    <w:rsid w:val="000B5E04"/>
    <w:rsid w:val="000C0278"/>
    <w:rsid w:val="000C206C"/>
    <w:rsid w:val="000C484C"/>
    <w:rsid w:val="000C4992"/>
    <w:rsid w:val="000D2EF9"/>
    <w:rsid w:val="000E2488"/>
    <w:rsid w:val="000E286A"/>
    <w:rsid w:val="000E30AC"/>
    <w:rsid w:val="000F32C1"/>
    <w:rsid w:val="000F797D"/>
    <w:rsid w:val="00103EA6"/>
    <w:rsid w:val="00104734"/>
    <w:rsid w:val="001118DB"/>
    <w:rsid w:val="001129BE"/>
    <w:rsid w:val="001140CE"/>
    <w:rsid w:val="00123F3B"/>
    <w:rsid w:val="00124203"/>
    <w:rsid w:val="001269FA"/>
    <w:rsid w:val="00140166"/>
    <w:rsid w:val="0014140F"/>
    <w:rsid w:val="00141434"/>
    <w:rsid w:val="00141AC0"/>
    <w:rsid w:val="00141DF0"/>
    <w:rsid w:val="00143329"/>
    <w:rsid w:val="00144F1A"/>
    <w:rsid w:val="00146960"/>
    <w:rsid w:val="00147338"/>
    <w:rsid w:val="0015243E"/>
    <w:rsid w:val="00156BFE"/>
    <w:rsid w:val="00163FA2"/>
    <w:rsid w:val="00173257"/>
    <w:rsid w:val="001829A8"/>
    <w:rsid w:val="001870F8"/>
    <w:rsid w:val="0018791A"/>
    <w:rsid w:val="00191FCF"/>
    <w:rsid w:val="001977C0"/>
    <w:rsid w:val="001A6EF4"/>
    <w:rsid w:val="001A70BF"/>
    <w:rsid w:val="001A7B95"/>
    <w:rsid w:val="001D0891"/>
    <w:rsid w:val="001D1645"/>
    <w:rsid w:val="001D7DB4"/>
    <w:rsid w:val="001E41EB"/>
    <w:rsid w:val="001E6329"/>
    <w:rsid w:val="001F1CE3"/>
    <w:rsid w:val="001F6641"/>
    <w:rsid w:val="002044C4"/>
    <w:rsid w:val="00206515"/>
    <w:rsid w:val="00206960"/>
    <w:rsid w:val="00207390"/>
    <w:rsid w:val="00217CDD"/>
    <w:rsid w:val="00217CFC"/>
    <w:rsid w:val="00224585"/>
    <w:rsid w:val="00233DBB"/>
    <w:rsid w:val="002455F0"/>
    <w:rsid w:val="00246293"/>
    <w:rsid w:val="00250EEE"/>
    <w:rsid w:val="00251AFC"/>
    <w:rsid w:val="00255887"/>
    <w:rsid w:val="00255D5F"/>
    <w:rsid w:val="00257F75"/>
    <w:rsid w:val="00266AB8"/>
    <w:rsid w:val="0026767D"/>
    <w:rsid w:val="00270425"/>
    <w:rsid w:val="00273CBB"/>
    <w:rsid w:val="00284589"/>
    <w:rsid w:val="00290C30"/>
    <w:rsid w:val="0029322D"/>
    <w:rsid w:val="00294FD6"/>
    <w:rsid w:val="002954C7"/>
    <w:rsid w:val="002A0ECB"/>
    <w:rsid w:val="002A387A"/>
    <w:rsid w:val="002A7A53"/>
    <w:rsid w:val="002C116D"/>
    <w:rsid w:val="002D1BDF"/>
    <w:rsid w:val="002D64A0"/>
    <w:rsid w:val="002E554B"/>
    <w:rsid w:val="002F2878"/>
    <w:rsid w:val="002F3C3D"/>
    <w:rsid w:val="002F739D"/>
    <w:rsid w:val="00313F2A"/>
    <w:rsid w:val="00314EF2"/>
    <w:rsid w:val="00315617"/>
    <w:rsid w:val="003175AF"/>
    <w:rsid w:val="00321DA7"/>
    <w:rsid w:val="00322E28"/>
    <w:rsid w:val="003378CB"/>
    <w:rsid w:val="00337AA6"/>
    <w:rsid w:val="003412AE"/>
    <w:rsid w:val="0034587B"/>
    <w:rsid w:val="00346FAA"/>
    <w:rsid w:val="0034701A"/>
    <w:rsid w:val="00352D52"/>
    <w:rsid w:val="00355FF4"/>
    <w:rsid w:val="0036280F"/>
    <w:rsid w:val="003660AD"/>
    <w:rsid w:val="00366F61"/>
    <w:rsid w:val="00373B84"/>
    <w:rsid w:val="003830CB"/>
    <w:rsid w:val="003834FA"/>
    <w:rsid w:val="00386168"/>
    <w:rsid w:val="00390A7A"/>
    <w:rsid w:val="003973A0"/>
    <w:rsid w:val="003A4EB1"/>
    <w:rsid w:val="003A6D9D"/>
    <w:rsid w:val="003B3C9C"/>
    <w:rsid w:val="003B511F"/>
    <w:rsid w:val="003B6997"/>
    <w:rsid w:val="003B749E"/>
    <w:rsid w:val="003B7CBD"/>
    <w:rsid w:val="003C00AD"/>
    <w:rsid w:val="003C025B"/>
    <w:rsid w:val="003C7F31"/>
    <w:rsid w:val="003D0A29"/>
    <w:rsid w:val="003D565A"/>
    <w:rsid w:val="00400E62"/>
    <w:rsid w:val="004019EF"/>
    <w:rsid w:val="004143B3"/>
    <w:rsid w:val="004162FD"/>
    <w:rsid w:val="00417A15"/>
    <w:rsid w:val="00420345"/>
    <w:rsid w:val="00420ADA"/>
    <w:rsid w:val="0043292A"/>
    <w:rsid w:val="00432CF4"/>
    <w:rsid w:val="00433AAC"/>
    <w:rsid w:val="004354D7"/>
    <w:rsid w:val="0043679A"/>
    <w:rsid w:val="00437C60"/>
    <w:rsid w:val="00447128"/>
    <w:rsid w:val="0045548E"/>
    <w:rsid w:val="00457A0C"/>
    <w:rsid w:val="00461DD4"/>
    <w:rsid w:val="00470481"/>
    <w:rsid w:val="00470FD6"/>
    <w:rsid w:val="00470FE5"/>
    <w:rsid w:val="00471150"/>
    <w:rsid w:val="00472266"/>
    <w:rsid w:val="00473C62"/>
    <w:rsid w:val="00480323"/>
    <w:rsid w:val="004839E7"/>
    <w:rsid w:val="0048706F"/>
    <w:rsid w:val="00487861"/>
    <w:rsid w:val="004941C9"/>
    <w:rsid w:val="00497123"/>
    <w:rsid w:val="004A2F15"/>
    <w:rsid w:val="004A2FDA"/>
    <w:rsid w:val="004A66A1"/>
    <w:rsid w:val="004B62B7"/>
    <w:rsid w:val="004D0071"/>
    <w:rsid w:val="004D08CB"/>
    <w:rsid w:val="004D3191"/>
    <w:rsid w:val="004D41F7"/>
    <w:rsid w:val="004D4275"/>
    <w:rsid w:val="004E534A"/>
    <w:rsid w:val="004E5B51"/>
    <w:rsid w:val="004E741D"/>
    <w:rsid w:val="004E7FAC"/>
    <w:rsid w:val="004F1E71"/>
    <w:rsid w:val="004F2E6E"/>
    <w:rsid w:val="004F45E6"/>
    <w:rsid w:val="005049FA"/>
    <w:rsid w:val="00505F56"/>
    <w:rsid w:val="00506AE9"/>
    <w:rsid w:val="005077C0"/>
    <w:rsid w:val="00511680"/>
    <w:rsid w:val="00514E4D"/>
    <w:rsid w:val="00514FAF"/>
    <w:rsid w:val="005158BD"/>
    <w:rsid w:val="00525547"/>
    <w:rsid w:val="00526981"/>
    <w:rsid w:val="0053276E"/>
    <w:rsid w:val="00532B6C"/>
    <w:rsid w:val="00536B7C"/>
    <w:rsid w:val="0053720D"/>
    <w:rsid w:val="005423C5"/>
    <w:rsid w:val="00542D5F"/>
    <w:rsid w:val="005500F8"/>
    <w:rsid w:val="005508F8"/>
    <w:rsid w:val="00560A2F"/>
    <w:rsid w:val="005637EF"/>
    <w:rsid w:val="005649AE"/>
    <w:rsid w:val="00573B2D"/>
    <w:rsid w:val="00574243"/>
    <w:rsid w:val="00576F77"/>
    <w:rsid w:val="00577F36"/>
    <w:rsid w:val="005800DC"/>
    <w:rsid w:val="00582F30"/>
    <w:rsid w:val="00584F88"/>
    <w:rsid w:val="0059664E"/>
    <w:rsid w:val="005A008B"/>
    <w:rsid w:val="005B00CB"/>
    <w:rsid w:val="005B0D5B"/>
    <w:rsid w:val="005B4C6F"/>
    <w:rsid w:val="005D4198"/>
    <w:rsid w:val="005D6D18"/>
    <w:rsid w:val="005E142A"/>
    <w:rsid w:val="005E7178"/>
    <w:rsid w:val="00600F96"/>
    <w:rsid w:val="00603A58"/>
    <w:rsid w:val="0060496D"/>
    <w:rsid w:val="006069CB"/>
    <w:rsid w:val="00607A51"/>
    <w:rsid w:val="0062017A"/>
    <w:rsid w:val="00622126"/>
    <w:rsid w:val="00622CB8"/>
    <w:rsid w:val="00623CB6"/>
    <w:rsid w:val="00624BA9"/>
    <w:rsid w:val="00626101"/>
    <w:rsid w:val="00630882"/>
    <w:rsid w:val="00631E55"/>
    <w:rsid w:val="00633576"/>
    <w:rsid w:val="00640A86"/>
    <w:rsid w:val="00642F52"/>
    <w:rsid w:val="006449BE"/>
    <w:rsid w:val="00645AF1"/>
    <w:rsid w:val="006523E5"/>
    <w:rsid w:val="00653B2C"/>
    <w:rsid w:val="006649B9"/>
    <w:rsid w:val="006676A3"/>
    <w:rsid w:val="00667873"/>
    <w:rsid w:val="0067565A"/>
    <w:rsid w:val="00675A08"/>
    <w:rsid w:val="0067638C"/>
    <w:rsid w:val="006830FA"/>
    <w:rsid w:val="00685534"/>
    <w:rsid w:val="00690F10"/>
    <w:rsid w:val="0069172A"/>
    <w:rsid w:val="00691878"/>
    <w:rsid w:val="0069590B"/>
    <w:rsid w:val="006A109E"/>
    <w:rsid w:val="006A4028"/>
    <w:rsid w:val="006A793E"/>
    <w:rsid w:val="006B208A"/>
    <w:rsid w:val="006B396A"/>
    <w:rsid w:val="006B631A"/>
    <w:rsid w:val="006C043E"/>
    <w:rsid w:val="006C07C4"/>
    <w:rsid w:val="006C1CE9"/>
    <w:rsid w:val="006C1F2A"/>
    <w:rsid w:val="006C5166"/>
    <w:rsid w:val="006C519D"/>
    <w:rsid w:val="006C5EB4"/>
    <w:rsid w:val="006D0AF8"/>
    <w:rsid w:val="006D52F2"/>
    <w:rsid w:val="006D6098"/>
    <w:rsid w:val="006E0A1A"/>
    <w:rsid w:val="006E1B89"/>
    <w:rsid w:val="006E3464"/>
    <w:rsid w:val="006E41DC"/>
    <w:rsid w:val="006E56A4"/>
    <w:rsid w:val="006E66FB"/>
    <w:rsid w:val="006F18F4"/>
    <w:rsid w:val="006F5090"/>
    <w:rsid w:val="006F5A8A"/>
    <w:rsid w:val="006F5BF6"/>
    <w:rsid w:val="007037AE"/>
    <w:rsid w:val="00714C71"/>
    <w:rsid w:val="00714F01"/>
    <w:rsid w:val="00717A93"/>
    <w:rsid w:val="00726051"/>
    <w:rsid w:val="00727333"/>
    <w:rsid w:val="00733294"/>
    <w:rsid w:val="0073574D"/>
    <w:rsid w:val="00736811"/>
    <w:rsid w:val="00745CE0"/>
    <w:rsid w:val="00746BEF"/>
    <w:rsid w:val="007511E6"/>
    <w:rsid w:val="00753B10"/>
    <w:rsid w:val="0075479F"/>
    <w:rsid w:val="00757DC0"/>
    <w:rsid w:val="00762A5A"/>
    <w:rsid w:val="00763B4B"/>
    <w:rsid w:val="0076785D"/>
    <w:rsid w:val="007733F1"/>
    <w:rsid w:val="0077533F"/>
    <w:rsid w:val="007804EF"/>
    <w:rsid w:val="00781365"/>
    <w:rsid w:val="007846E4"/>
    <w:rsid w:val="007937C5"/>
    <w:rsid w:val="007A0DCA"/>
    <w:rsid w:val="007A2A69"/>
    <w:rsid w:val="007A49FE"/>
    <w:rsid w:val="007A4C9B"/>
    <w:rsid w:val="007B70AC"/>
    <w:rsid w:val="007C4467"/>
    <w:rsid w:val="007D2B54"/>
    <w:rsid w:val="007E0933"/>
    <w:rsid w:val="007E6F63"/>
    <w:rsid w:val="007F0642"/>
    <w:rsid w:val="007F1F23"/>
    <w:rsid w:val="007F6D56"/>
    <w:rsid w:val="007F75F5"/>
    <w:rsid w:val="00803222"/>
    <w:rsid w:val="00811E4B"/>
    <w:rsid w:val="00813F48"/>
    <w:rsid w:val="00814769"/>
    <w:rsid w:val="00816A4C"/>
    <w:rsid w:val="00822EBD"/>
    <w:rsid w:val="00826D19"/>
    <w:rsid w:val="00826F07"/>
    <w:rsid w:val="00827DDF"/>
    <w:rsid w:val="00835A37"/>
    <w:rsid w:val="00841DFF"/>
    <w:rsid w:val="00842E34"/>
    <w:rsid w:val="00844FE8"/>
    <w:rsid w:val="00847CD7"/>
    <w:rsid w:val="0085467C"/>
    <w:rsid w:val="00856412"/>
    <w:rsid w:val="00861168"/>
    <w:rsid w:val="00861973"/>
    <w:rsid w:val="008675FD"/>
    <w:rsid w:val="00875C0D"/>
    <w:rsid w:val="00880B5C"/>
    <w:rsid w:val="008829B6"/>
    <w:rsid w:val="00882A78"/>
    <w:rsid w:val="00890BF0"/>
    <w:rsid w:val="008945FD"/>
    <w:rsid w:val="0089512D"/>
    <w:rsid w:val="00895D94"/>
    <w:rsid w:val="00895E33"/>
    <w:rsid w:val="008A237B"/>
    <w:rsid w:val="008A2F2D"/>
    <w:rsid w:val="008A7582"/>
    <w:rsid w:val="008B2628"/>
    <w:rsid w:val="008B2B22"/>
    <w:rsid w:val="008B2FE6"/>
    <w:rsid w:val="008B30A2"/>
    <w:rsid w:val="008B3D1E"/>
    <w:rsid w:val="008C074E"/>
    <w:rsid w:val="008C56DD"/>
    <w:rsid w:val="008C5D20"/>
    <w:rsid w:val="008C6AA0"/>
    <w:rsid w:val="008C71DF"/>
    <w:rsid w:val="008D28D9"/>
    <w:rsid w:val="008D7F88"/>
    <w:rsid w:val="008E1083"/>
    <w:rsid w:val="008E7D3A"/>
    <w:rsid w:val="0090282F"/>
    <w:rsid w:val="00903BBE"/>
    <w:rsid w:val="00906626"/>
    <w:rsid w:val="00906643"/>
    <w:rsid w:val="00913AB8"/>
    <w:rsid w:val="00914E5A"/>
    <w:rsid w:val="00917565"/>
    <w:rsid w:val="0092199E"/>
    <w:rsid w:val="009354B6"/>
    <w:rsid w:val="00935C0E"/>
    <w:rsid w:val="00940739"/>
    <w:rsid w:val="00943B08"/>
    <w:rsid w:val="009504EA"/>
    <w:rsid w:val="009521FD"/>
    <w:rsid w:val="00955F87"/>
    <w:rsid w:val="00973B7F"/>
    <w:rsid w:val="00974DC1"/>
    <w:rsid w:val="009830B0"/>
    <w:rsid w:val="00985170"/>
    <w:rsid w:val="00987305"/>
    <w:rsid w:val="0099033F"/>
    <w:rsid w:val="00993F6E"/>
    <w:rsid w:val="0099410A"/>
    <w:rsid w:val="009A05C3"/>
    <w:rsid w:val="009A382E"/>
    <w:rsid w:val="009A6A2D"/>
    <w:rsid w:val="009B1693"/>
    <w:rsid w:val="009C52A0"/>
    <w:rsid w:val="009D0942"/>
    <w:rsid w:val="009D1298"/>
    <w:rsid w:val="009E0434"/>
    <w:rsid w:val="009F03D5"/>
    <w:rsid w:val="009F2CC3"/>
    <w:rsid w:val="00A10F3E"/>
    <w:rsid w:val="00A261D6"/>
    <w:rsid w:val="00A273AD"/>
    <w:rsid w:val="00A330EF"/>
    <w:rsid w:val="00A35796"/>
    <w:rsid w:val="00A37F2E"/>
    <w:rsid w:val="00A44057"/>
    <w:rsid w:val="00A45751"/>
    <w:rsid w:val="00A47516"/>
    <w:rsid w:val="00A47A6E"/>
    <w:rsid w:val="00A47D7B"/>
    <w:rsid w:val="00A53637"/>
    <w:rsid w:val="00A64D10"/>
    <w:rsid w:val="00A71EB4"/>
    <w:rsid w:val="00A72CB4"/>
    <w:rsid w:val="00A7484C"/>
    <w:rsid w:val="00A771E9"/>
    <w:rsid w:val="00A8014D"/>
    <w:rsid w:val="00A807B7"/>
    <w:rsid w:val="00A831F7"/>
    <w:rsid w:val="00A8607E"/>
    <w:rsid w:val="00A9346B"/>
    <w:rsid w:val="00A9601D"/>
    <w:rsid w:val="00AA08AE"/>
    <w:rsid w:val="00AA197D"/>
    <w:rsid w:val="00AA5242"/>
    <w:rsid w:val="00AA75BC"/>
    <w:rsid w:val="00AB2246"/>
    <w:rsid w:val="00AB4C8F"/>
    <w:rsid w:val="00AB4F02"/>
    <w:rsid w:val="00AC7C5A"/>
    <w:rsid w:val="00AD2125"/>
    <w:rsid w:val="00AD2B94"/>
    <w:rsid w:val="00AE3876"/>
    <w:rsid w:val="00AE3B93"/>
    <w:rsid w:val="00AE534D"/>
    <w:rsid w:val="00AE6A6B"/>
    <w:rsid w:val="00AE7E12"/>
    <w:rsid w:val="00AF0400"/>
    <w:rsid w:val="00AF1A34"/>
    <w:rsid w:val="00B044A7"/>
    <w:rsid w:val="00B05C5B"/>
    <w:rsid w:val="00B06AD6"/>
    <w:rsid w:val="00B10071"/>
    <w:rsid w:val="00B15AAB"/>
    <w:rsid w:val="00B20C58"/>
    <w:rsid w:val="00B20D7A"/>
    <w:rsid w:val="00B32B99"/>
    <w:rsid w:val="00B32F1F"/>
    <w:rsid w:val="00B33FDB"/>
    <w:rsid w:val="00B34A17"/>
    <w:rsid w:val="00B35FED"/>
    <w:rsid w:val="00B40367"/>
    <w:rsid w:val="00B405F4"/>
    <w:rsid w:val="00B4191D"/>
    <w:rsid w:val="00B41AE3"/>
    <w:rsid w:val="00B41BED"/>
    <w:rsid w:val="00B439DA"/>
    <w:rsid w:val="00B44286"/>
    <w:rsid w:val="00B5303A"/>
    <w:rsid w:val="00B53F00"/>
    <w:rsid w:val="00B60216"/>
    <w:rsid w:val="00B61E7E"/>
    <w:rsid w:val="00B64676"/>
    <w:rsid w:val="00B648CC"/>
    <w:rsid w:val="00B7135C"/>
    <w:rsid w:val="00B72A62"/>
    <w:rsid w:val="00B74C17"/>
    <w:rsid w:val="00B81D2B"/>
    <w:rsid w:val="00B8224B"/>
    <w:rsid w:val="00B8646F"/>
    <w:rsid w:val="00B8774E"/>
    <w:rsid w:val="00B94C71"/>
    <w:rsid w:val="00BA21C0"/>
    <w:rsid w:val="00BA5024"/>
    <w:rsid w:val="00BB408F"/>
    <w:rsid w:val="00BB4B91"/>
    <w:rsid w:val="00BC1982"/>
    <w:rsid w:val="00BC53F5"/>
    <w:rsid w:val="00BD19D5"/>
    <w:rsid w:val="00BD6D6E"/>
    <w:rsid w:val="00BE5F99"/>
    <w:rsid w:val="00BE6EAE"/>
    <w:rsid w:val="00BE7968"/>
    <w:rsid w:val="00BF0D81"/>
    <w:rsid w:val="00BF2E11"/>
    <w:rsid w:val="00BF3AEC"/>
    <w:rsid w:val="00BF4215"/>
    <w:rsid w:val="00BF5560"/>
    <w:rsid w:val="00C00480"/>
    <w:rsid w:val="00C00F71"/>
    <w:rsid w:val="00C10A1A"/>
    <w:rsid w:val="00C16073"/>
    <w:rsid w:val="00C20972"/>
    <w:rsid w:val="00C21315"/>
    <w:rsid w:val="00C217F3"/>
    <w:rsid w:val="00C2506C"/>
    <w:rsid w:val="00C2637C"/>
    <w:rsid w:val="00C378D4"/>
    <w:rsid w:val="00C41995"/>
    <w:rsid w:val="00C424BB"/>
    <w:rsid w:val="00C43D3D"/>
    <w:rsid w:val="00C45D82"/>
    <w:rsid w:val="00C50DF6"/>
    <w:rsid w:val="00C53EE1"/>
    <w:rsid w:val="00C60B33"/>
    <w:rsid w:val="00C624B5"/>
    <w:rsid w:val="00C710F7"/>
    <w:rsid w:val="00C71316"/>
    <w:rsid w:val="00C73518"/>
    <w:rsid w:val="00C73619"/>
    <w:rsid w:val="00C758B8"/>
    <w:rsid w:val="00C8180C"/>
    <w:rsid w:val="00C832ED"/>
    <w:rsid w:val="00C8435E"/>
    <w:rsid w:val="00C85F58"/>
    <w:rsid w:val="00C87602"/>
    <w:rsid w:val="00C93274"/>
    <w:rsid w:val="00C93890"/>
    <w:rsid w:val="00C95F75"/>
    <w:rsid w:val="00CA122E"/>
    <w:rsid w:val="00CA3882"/>
    <w:rsid w:val="00CA42E9"/>
    <w:rsid w:val="00CA466A"/>
    <w:rsid w:val="00CA706B"/>
    <w:rsid w:val="00CA749F"/>
    <w:rsid w:val="00CB108C"/>
    <w:rsid w:val="00CB1BAD"/>
    <w:rsid w:val="00CB5753"/>
    <w:rsid w:val="00CC7ED7"/>
    <w:rsid w:val="00CD41E1"/>
    <w:rsid w:val="00CD4352"/>
    <w:rsid w:val="00CD65C7"/>
    <w:rsid w:val="00CE060F"/>
    <w:rsid w:val="00CE5142"/>
    <w:rsid w:val="00CF169B"/>
    <w:rsid w:val="00CF2EE4"/>
    <w:rsid w:val="00CF6420"/>
    <w:rsid w:val="00CF6CEA"/>
    <w:rsid w:val="00CF6EAA"/>
    <w:rsid w:val="00CF7C8B"/>
    <w:rsid w:val="00D02AA0"/>
    <w:rsid w:val="00D035A4"/>
    <w:rsid w:val="00D04B78"/>
    <w:rsid w:val="00D0698F"/>
    <w:rsid w:val="00D1013E"/>
    <w:rsid w:val="00D12A87"/>
    <w:rsid w:val="00D1310E"/>
    <w:rsid w:val="00D238A2"/>
    <w:rsid w:val="00D277EF"/>
    <w:rsid w:val="00D30C03"/>
    <w:rsid w:val="00D31A38"/>
    <w:rsid w:val="00D40878"/>
    <w:rsid w:val="00D412A4"/>
    <w:rsid w:val="00D443A5"/>
    <w:rsid w:val="00D463CB"/>
    <w:rsid w:val="00D50010"/>
    <w:rsid w:val="00D53F43"/>
    <w:rsid w:val="00D540A4"/>
    <w:rsid w:val="00D54700"/>
    <w:rsid w:val="00D55579"/>
    <w:rsid w:val="00D56716"/>
    <w:rsid w:val="00D574DF"/>
    <w:rsid w:val="00D5769F"/>
    <w:rsid w:val="00D7004F"/>
    <w:rsid w:val="00D71C2F"/>
    <w:rsid w:val="00D777BE"/>
    <w:rsid w:val="00D800D3"/>
    <w:rsid w:val="00D84DEB"/>
    <w:rsid w:val="00D935B8"/>
    <w:rsid w:val="00DA4F5E"/>
    <w:rsid w:val="00DA5A3F"/>
    <w:rsid w:val="00DB14CC"/>
    <w:rsid w:val="00DB1E9B"/>
    <w:rsid w:val="00DB4DD8"/>
    <w:rsid w:val="00DB63A1"/>
    <w:rsid w:val="00DB6AE6"/>
    <w:rsid w:val="00DC31D8"/>
    <w:rsid w:val="00DC7BEE"/>
    <w:rsid w:val="00DD06FF"/>
    <w:rsid w:val="00DD1F97"/>
    <w:rsid w:val="00DD52F4"/>
    <w:rsid w:val="00DD5BCB"/>
    <w:rsid w:val="00DE49A4"/>
    <w:rsid w:val="00DE5610"/>
    <w:rsid w:val="00DE7779"/>
    <w:rsid w:val="00DF26B3"/>
    <w:rsid w:val="00DF3197"/>
    <w:rsid w:val="00E02D51"/>
    <w:rsid w:val="00E05A91"/>
    <w:rsid w:val="00E05BC3"/>
    <w:rsid w:val="00E06931"/>
    <w:rsid w:val="00E136C2"/>
    <w:rsid w:val="00E168C9"/>
    <w:rsid w:val="00E17142"/>
    <w:rsid w:val="00E247E8"/>
    <w:rsid w:val="00E25522"/>
    <w:rsid w:val="00E41BC5"/>
    <w:rsid w:val="00E42C3B"/>
    <w:rsid w:val="00E44706"/>
    <w:rsid w:val="00E44C5A"/>
    <w:rsid w:val="00E52092"/>
    <w:rsid w:val="00E5249F"/>
    <w:rsid w:val="00E53346"/>
    <w:rsid w:val="00E544A2"/>
    <w:rsid w:val="00E616A6"/>
    <w:rsid w:val="00E62C4D"/>
    <w:rsid w:val="00E70EA1"/>
    <w:rsid w:val="00E71E52"/>
    <w:rsid w:val="00E73CB3"/>
    <w:rsid w:val="00E73E0B"/>
    <w:rsid w:val="00E77281"/>
    <w:rsid w:val="00E77C87"/>
    <w:rsid w:val="00E806AA"/>
    <w:rsid w:val="00E9263A"/>
    <w:rsid w:val="00E92725"/>
    <w:rsid w:val="00E93939"/>
    <w:rsid w:val="00EA19C7"/>
    <w:rsid w:val="00EA7838"/>
    <w:rsid w:val="00EA7E1E"/>
    <w:rsid w:val="00EB4A06"/>
    <w:rsid w:val="00EB5BDB"/>
    <w:rsid w:val="00EB660E"/>
    <w:rsid w:val="00EE1024"/>
    <w:rsid w:val="00EE30B6"/>
    <w:rsid w:val="00EE30C1"/>
    <w:rsid w:val="00EF6DB6"/>
    <w:rsid w:val="00F05B55"/>
    <w:rsid w:val="00F079EB"/>
    <w:rsid w:val="00F10784"/>
    <w:rsid w:val="00F1176E"/>
    <w:rsid w:val="00F14370"/>
    <w:rsid w:val="00F1573E"/>
    <w:rsid w:val="00F213BC"/>
    <w:rsid w:val="00F346EE"/>
    <w:rsid w:val="00F35586"/>
    <w:rsid w:val="00F37FD1"/>
    <w:rsid w:val="00F46B76"/>
    <w:rsid w:val="00F51D52"/>
    <w:rsid w:val="00F53C94"/>
    <w:rsid w:val="00F6239E"/>
    <w:rsid w:val="00F641C8"/>
    <w:rsid w:val="00F66BB4"/>
    <w:rsid w:val="00F66BD4"/>
    <w:rsid w:val="00F73B8B"/>
    <w:rsid w:val="00F826A5"/>
    <w:rsid w:val="00F82A73"/>
    <w:rsid w:val="00F846E3"/>
    <w:rsid w:val="00F84D0A"/>
    <w:rsid w:val="00F85476"/>
    <w:rsid w:val="00F86B39"/>
    <w:rsid w:val="00F92856"/>
    <w:rsid w:val="00F97197"/>
    <w:rsid w:val="00F9724D"/>
    <w:rsid w:val="00FA5CAC"/>
    <w:rsid w:val="00FB42C0"/>
    <w:rsid w:val="00FB4C0D"/>
    <w:rsid w:val="00FB5847"/>
    <w:rsid w:val="00FC19C9"/>
    <w:rsid w:val="00FC64AF"/>
    <w:rsid w:val="00FC6945"/>
    <w:rsid w:val="00FD72F7"/>
    <w:rsid w:val="00FE244D"/>
    <w:rsid w:val="00FE280B"/>
    <w:rsid w:val="00FE4BC1"/>
    <w:rsid w:val="00FE618A"/>
    <w:rsid w:val="01667331"/>
    <w:rsid w:val="01D76B83"/>
    <w:rsid w:val="03451A0A"/>
    <w:rsid w:val="03811CBC"/>
    <w:rsid w:val="038218DB"/>
    <w:rsid w:val="0438081C"/>
    <w:rsid w:val="0458858C"/>
    <w:rsid w:val="04F67B60"/>
    <w:rsid w:val="0516F8D0"/>
    <w:rsid w:val="0560F285"/>
    <w:rsid w:val="076B4828"/>
    <w:rsid w:val="0861E2D2"/>
    <w:rsid w:val="08DCF2BE"/>
    <w:rsid w:val="093D3C1E"/>
    <w:rsid w:val="0995671D"/>
    <w:rsid w:val="0A151528"/>
    <w:rsid w:val="0A3CAA42"/>
    <w:rsid w:val="0A53DA61"/>
    <w:rsid w:val="0ABE8457"/>
    <w:rsid w:val="0D45ECBC"/>
    <w:rsid w:val="0D526CCE"/>
    <w:rsid w:val="0E354EF9"/>
    <w:rsid w:val="0EF3C23D"/>
    <w:rsid w:val="0F089381"/>
    <w:rsid w:val="1037FF17"/>
    <w:rsid w:val="11031AA6"/>
    <w:rsid w:val="110E6BC8"/>
    <w:rsid w:val="11D82596"/>
    <w:rsid w:val="123ED37D"/>
    <w:rsid w:val="136AB33E"/>
    <w:rsid w:val="13BA63D7"/>
    <w:rsid w:val="15952B47"/>
    <w:rsid w:val="15955E18"/>
    <w:rsid w:val="15AA3AEF"/>
    <w:rsid w:val="1685BC74"/>
    <w:rsid w:val="1760BBB1"/>
    <w:rsid w:val="176F34FC"/>
    <w:rsid w:val="17814F4C"/>
    <w:rsid w:val="18B46DF5"/>
    <w:rsid w:val="191F17EB"/>
    <w:rsid w:val="1962D552"/>
    <w:rsid w:val="19CF9EC4"/>
    <w:rsid w:val="1A3DFCC8"/>
    <w:rsid w:val="1A611486"/>
    <w:rsid w:val="1BEE6C97"/>
    <w:rsid w:val="1C3C1A5A"/>
    <w:rsid w:val="1C95E28D"/>
    <w:rsid w:val="1D805734"/>
    <w:rsid w:val="1E569114"/>
    <w:rsid w:val="1E6247D8"/>
    <w:rsid w:val="1F022B52"/>
    <w:rsid w:val="1F09E607"/>
    <w:rsid w:val="1F7323A4"/>
    <w:rsid w:val="205A48E4"/>
    <w:rsid w:val="20FA9200"/>
    <w:rsid w:val="21F43DAD"/>
    <w:rsid w:val="221F42F1"/>
    <w:rsid w:val="224C4073"/>
    <w:rsid w:val="2289BA16"/>
    <w:rsid w:val="22BA6BA6"/>
    <w:rsid w:val="2425E486"/>
    <w:rsid w:val="24E65008"/>
    <w:rsid w:val="268F37F3"/>
    <w:rsid w:val="28AD09A7"/>
    <w:rsid w:val="28F1CDC5"/>
    <w:rsid w:val="29444B7D"/>
    <w:rsid w:val="29D0C911"/>
    <w:rsid w:val="2B5B2132"/>
    <w:rsid w:val="2C157BC1"/>
    <w:rsid w:val="2C3589F2"/>
    <w:rsid w:val="2C7684D2"/>
    <w:rsid w:val="2CCF83B7"/>
    <w:rsid w:val="2D39FADC"/>
    <w:rsid w:val="2D672B2F"/>
    <w:rsid w:val="2D6A799B"/>
    <w:rsid w:val="2D766DC8"/>
    <w:rsid w:val="2D8DC42A"/>
    <w:rsid w:val="2D8EC049"/>
    <w:rsid w:val="2D9AE747"/>
    <w:rsid w:val="2E76E2A3"/>
    <w:rsid w:val="2F279C4D"/>
    <w:rsid w:val="2F55D357"/>
    <w:rsid w:val="2F949890"/>
    <w:rsid w:val="307FE218"/>
    <w:rsid w:val="311AFF3A"/>
    <w:rsid w:val="312A74A4"/>
    <w:rsid w:val="316E3CA3"/>
    <w:rsid w:val="31E12D33"/>
    <w:rsid w:val="32382942"/>
    <w:rsid w:val="3244A954"/>
    <w:rsid w:val="3286AAEB"/>
    <w:rsid w:val="32B3A86D"/>
    <w:rsid w:val="33094E4E"/>
    <w:rsid w:val="33DF882E"/>
    <w:rsid w:val="341B8AE0"/>
    <w:rsid w:val="3590C246"/>
    <w:rsid w:val="35F65DE3"/>
    <w:rsid w:val="35FB60A9"/>
    <w:rsid w:val="38D8A1C0"/>
    <w:rsid w:val="392C6B0E"/>
    <w:rsid w:val="39F11008"/>
    <w:rsid w:val="3A2FA270"/>
    <w:rsid w:val="3A961D86"/>
    <w:rsid w:val="3AD61C47"/>
    <w:rsid w:val="3B0319C9"/>
    <w:rsid w:val="3BC5B155"/>
    <w:rsid w:val="3BD1FE96"/>
    <w:rsid w:val="3BEE6351"/>
    <w:rsid w:val="3BF1B2B8"/>
    <w:rsid w:val="3C9E2B74"/>
    <w:rsid w:val="3D21E79C"/>
    <w:rsid w:val="3DB4597D"/>
    <w:rsid w:val="3E0D3124"/>
    <w:rsid w:val="3E8EC23D"/>
    <w:rsid w:val="3EB694C0"/>
    <w:rsid w:val="3EB6C791"/>
    <w:rsid w:val="3FCF0308"/>
    <w:rsid w:val="40906BA4"/>
    <w:rsid w:val="40A53CE8"/>
    <w:rsid w:val="4164DF1C"/>
    <w:rsid w:val="424402A1"/>
    <w:rsid w:val="42C43D8C"/>
    <w:rsid w:val="42D941A1"/>
    <w:rsid w:val="43528B25"/>
    <w:rsid w:val="43AFAE52"/>
    <w:rsid w:val="44052162"/>
    <w:rsid w:val="444CA807"/>
    <w:rsid w:val="459E567A"/>
    <w:rsid w:val="46F43E65"/>
    <w:rsid w:val="46F733BD"/>
    <w:rsid w:val="47BD244D"/>
    <w:rsid w:val="486376E6"/>
    <w:rsid w:val="48FE9408"/>
    <w:rsid w:val="493ED032"/>
    <w:rsid w:val="4CEF55D1"/>
    <w:rsid w:val="4E02A4AD"/>
    <w:rsid w:val="4E47C2DA"/>
    <w:rsid w:val="4E5FBC47"/>
    <w:rsid w:val="4E78B1D3"/>
    <w:rsid w:val="4EF0FF38"/>
    <w:rsid w:val="508C10E3"/>
    <w:rsid w:val="50ECFD4E"/>
    <w:rsid w:val="51F8213B"/>
    <w:rsid w:val="52A7E95E"/>
    <w:rsid w:val="52CEE7FB"/>
    <w:rsid w:val="5313AC19"/>
    <w:rsid w:val="53AEA1FD"/>
    <w:rsid w:val="53D1F81F"/>
    <w:rsid w:val="53FA8A53"/>
    <w:rsid w:val="541B07C3"/>
    <w:rsid w:val="5635E41F"/>
    <w:rsid w:val="565B6455"/>
    <w:rsid w:val="569A298E"/>
    <w:rsid w:val="56C40A7A"/>
    <w:rsid w:val="56DC2B25"/>
    <w:rsid w:val="57B4C2E5"/>
    <w:rsid w:val="57F9B9D4"/>
    <w:rsid w:val="5808C99C"/>
    <w:rsid w:val="5865B9F8"/>
    <w:rsid w:val="58BF822B"/>
    <w:rsid w:val="58FAF8F8"/>
    <w:rsid w:val="594D76B0"/>
    <w:rsid w:val="5B271AC3"/>
    <w:rsid w:val="5C6FAEB6"/>
    <w:rsid w:val="5D81B877"/>
    <w:rsid w:val="5E195FEF"/>
    <w:rsid w:val="5E292E6D"/>
    <w:rsid w:val="5E6D293D"/>
    <w:rsid w:val="5F690B8C"/>
    <w:rsid w:val="5F8988FC"/>
    <w:rsid w:val="5FAE0D13"/>
    <w:rsid w:val="605C0436"/>
    <w:rsid w:val="60E228D6"/>
    <w:rsid w:val="61054094"/>
    <w:rsid w:val="613BF109"/>
    <w:rsid w:val="617767D6"/>
    <w:rsid w:val="61C4E2C8"/>
    <w:rsid w:val="627B9B57"/>
    <w:rsid w:val="62A01F6E"/>
    <w:rsid w:val="637E3C3C"/>
    <w:rsid w:val="640C6297"/>
    <w:rsid w:val="64B6F523"/>
    <w:rsid w:val="64FABD22"/>
    <w:rsid w:val="65D15CA4"/>
    <w:rsid w:val="65D258C3"/>
    <w:rsid w:val="662B57A8"/>
    <w:rsid w:val="66C64D8C"/>
    <w:rsid w:val="67198AF5"/>
    <w:rsid w:val="676C6E4F"/>
    <w:rsid w:val="67A9077E"/>
    <w:rsid w:val="67CD80FD"/>
    <w:rsid w:val="69F3D6B4"/>
    <w:rsid w:val="6ACA1094"/>
    <w:rsid w:val="6AF740E7"/>
    <w:rsid w:val="6B86645C"/>
    <w:rsid w:val="6BA07D45"/>
    <w:rsid w:val="6DA45C53"/>
    <w:rsid w:val="6DBC22EF"/>
    <w:rsid w:val="6F42BC6A"/>
    <w:rsid w:val="6FE8778B"/>
    <w:rsid w:val="7069712C"/>
    <w:rsid w:val="7199D8E1"/>
    <w:rsid w:val="72556260"/>
    <w:rsid w:val="725824E7"/>
    <w:rsid w:val="72D1A13C"/>
    <w:rsid w:val="73C922D5"/>
    <w:rsid w:val="740EA5A9"/>
    <w:rsid w:val="75218546"/>
    <w:rsid w:val="75F4C9CE"/>
    <w:rsid w:val="75F9FF65"/>
    <w:rsid w:val="76BB1F05"/>
    <w:rsid w:val="7700B804"/>
    <w:rsid w:val="770EFE7E"/>
    <w:rsid w:val="77CEA0B2"/>
    <w:rsid w:val="781268B1"/>
    <w:rsid w:val="78F163FD"/>
    <w:rsid w:val="7987FA26"/>
    <w:rsid w:val="7A162081"/>
    <w:rsid w:val="7A2E412C"/>
    <w:rsid w:val="7BB0154A"/>
    <w:rsid w:val="7BDC16AD"/>
    <w:rsid w:val="7CAE5F16"/>
    <w:rsid w:val="7CF36198"/>
    <w:rsid w:val="7E0EEC76"/>
    <w:rsid w:val="7E0FB5C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E5822"/>
  <w15:docId w15:val="{E1BD01B8-704D-4B9E-9660-94380B3C0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0">
    <w:name w:val="heading 1"/>
    <w:basedOn w:val="a"/>
    <w:next w:val="a"/>
    <w:link w:val="11"/>
    <w:uiPriority w:val="9"/>
    <w:qFormat/>
    <w:rsid w:val="00E17142"/>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3973A0"/>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0B6"/>
    <w:pPr>
      <w:tabs>
        <w:tab w:val="center" w:pos="4153"/>
        <w:tab w:val="right" w:pos="8306"/>
      </w:tabs>
      <w:snapToGrid w:val="0"/>
    </w:pPr>
    <w:rPr>
      <w:sz w:val="20"/>
      <w:szCs w:val="20"/>
    </w:rPr>
  </w:style>
  <w:style w:type="character" w:customStyle="1" w:styleId="a4">
    <w:name w:val="頁首 字元"/>
    <w:basedOn w:val="a0"/>
    <w:link w:val="a3"/>
    <w:uiPriority w:val="99"/>
    <w:rsid w:val="00EE30B6"/>
    <w:rPr>
      <w:sz w:val="20"/>
      <w:szCs w:val="20"/>
    </w:rPr>
  </w:style>
  <w:style w:type="paragraph" w:styleId="a5">
    <w:name w:val="footer"/>
    <w:basedOn w:val="a"/>
    <w:link w:val="a6"/>
    <w:uiPriority w:val="99"/>
    <w:unhideWhenUsed/>
    <w:rsid w:val="00EE30B6"/>
    <w:pPr>
      <w:tabs>
        <w:tab w:val="center" w:pos="4153"/>
        <w:tab w:val="right" w:pos="8306"/>
      </w:tabs>
      <w:snapToGrid w:val="0"/>
    </w:pPr>
    <w:rPr>
      <w:sz w:val="20"/>
      <w:szCs w:val="20"/>
    </w:rPr>
  </w:style>
  <w:style w:type="character" w:customStyle="1" w:styleId="a6">
    <w:name w:val="頁尾 字元"/>
    <w:basedOn w:val="a0"/>
    <w:link w:val="a5"/>
    <w:uiPriority w:val="99"/>
    <w:rsid w:val="00EE30B6"/>
    <w:rPr>
      <w:sz w:val="20"/>
      <w:szCs w:val="20"/>
    </w:rPr>
  </w:style>
  <w:style w:type="paragraph" w:styleId="a7">
    <w:name w:val="List Paragraph"/>
    <w:basedOn w:val="a"/>
    <w:link w:val="a8"/>
    <w:uiPriority w:val="34"/>
    <w:qFormat/>
    <w:rsid w:val="00FA5CAC"/>
    <w:pPr>
      <w:ind w:leftChars="200" w:left="480"/>
    </w:pPr>
  </w:style>
  <w:style w:type="table" w:styleId="a9">
    <w:name w:val="Table Grid"/>
    <w:basedOn w:val="a1"/>
    <w:uiPriority w:val="39"/>
    <w:rsid w:val="00414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樣式1"/>
    <w:basedOn w:val="a7"/>
    <w:link w:val="12"/>
    <w:qFormat/>
    <w:rsid w:val="001140CE"/>
    <w:pPr>
      <w:numPr>
        <w:numId w:val="3"/>
      </w:numPr>
      <w:snapToGrid w:val="0"/>
      <w:ind w:leftChars="0" w:left="0"/>
      <w:jc w:val="center"/>
    </w:pPr>
    <w:rPr>
      <w:rFonts w:ascii="Times New Roman" w:eastAsia="標楷體" w:hAnsi="Times New Roman" w:cs="Times New Roman"/>
      <w:b/>
      <w:bCs/>
      <w:sz w:val="40"/>
      <w:szCs w:val="48"/>
    </w:rPr>
  </w:style>
  <w:style w:type="character" w:customStyle="1" w:styleId="a8">
    <w:name w:val="清單段落 字元"/>
    <w:basedOn w:val="a0"/>
    <w:link w:val="a7"/>
    <w:uiPriority w:val="34"/>
    <w:rsid w:val="0002351A"/>
  </w:style>
  <w:style w:type="character" w:customStyle="1" w:styleId="12">
    <w:name w:val="樣式1 字元"/>
    <w:basedOn w:val="a8"/>
    <w:link w:val="1"/>
    <w:rsid w:val="001140CE"/>
    <w:rPr>
      <w:rFonts w:ascii="Times New Roman" w:eastAsia="標楷體" w:hAnsi="Times New Roman" w:cs="Times New Roman"/>
      <w:b/>
      <w:bCs/>
      <w:sz w:val="40"/>
      <w:szCs w:val="48"/>
    </w:rPr>
  </w:style>
  <w:style w:type="paragraph" w:customStyle="1" w:styleId="21">
    <w:name w:val="樣式2"/>
    <w:basedOn w:val="1"/>
    <w:link w:val="22"/>
    <w:qFormat/>
    <w:rsid w:val="00C217F3"/>
    <w:pPr>
      <w:numPr>
        <w:numId w:val="0"/>
      </w:numPr>
      <w:snapToGrid/>
      <w:jc w:val="left"/>
    </w:pPr>
    <w:rPr>
      <w:sz w:val="30"/>
      <w:szCs w:val="30"/>
    </w:rPr>
  </w:style>
  <w:style w:type="character" w:customStyle="1" w:styleId="22">
    <w:name w:val="樣式2 字元"/>
    <w:basedOn w:val="12"/>
    <w:link w:val="21"/>
    <w:rsid w:val="00C217F3"/>
    <w:rPr>
      <w:rFonts w:ascii="Times New Roman" w:eastAsia="標楷體" w:hAnsi="Times New Roman" w:cs="Times New Roman"/>
      <w:b/>
      <w:bCs/>
      <w:sz w:val="30"/>
      <w:szCs w:val="30"/>
    </w:rPr>
  </w:style>
  <w:style w:type="paragraph" w:styleId="aa">
    <w:name w:val="Balloon Text"/>
    <w:basedOn w:val="a"/>
    <w:link w:val="ab"/>
    <w:uiPriority w:val="99"/>
    <w:semiHidden/>
    <w:unhideWhenUsed/>
    <w:rsid w:val="003973A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973A0"/>
    <w:rPr>
      <w:rFonts w:asciiTheme="majorHAnsi" w:eastAsiaTheme="majorEastAsia" w:hAnsiTheme="majorHAnsi" w:cstheme="majorBidi"/>
      <w:sz w:val="18"/>
      <w:szCs w:val="18"/>
    </w:rPr>
  </w:style>
  <w:style w:type="paragraph" w:styleId="Web">
    <w:name w:val="Normal (Web)"/>
    <w:basedOn w:val="a"/>
    <w:uiPriority w:val="99"/>
    <w:semiHidden/>
    <w:unhideWhenUsed/>
    <w:rsid w:val="003973A0"/>
    <w:pPr>
      <w:widowControl/>
      <w:spacing w:before="100" w:beforeAutospacing="1" w:after="100" w:afterAutospacing="1"/>
    </w:pPr>
    <w:rPr>
      <w:rFonts w:ascii="新細明體" w:eastAsia="新細明體" w:hAnsi="新細明體" w:cs="新細明體"/>
      <w:kern w:val="0"/>
      <w:szCs w:val="24"/>
    </w:rPr>
  </w:style>
  <w:style w:type="character" w:customStyle="1" w:styleId="20">
    <w:name w:val="標題 2 字元"/>
    <w:basedOn w:val="a0"/>
    <w:link w:val="2"/>
    <w:uiPriority w:val="9"/>
    <w:rsid w:val="003973A0"/>
    <w:rPr>
      <w:rFonts w:ascii="新細明體" w:eastAsia="新細明體" w:hAnsi="新細明體" w:cs="新細明體"/>
      <w:b/>
      <w:bCs/>
      <w:kern w:val="0"/>
      <w:sz w:val="36"/>
      <w:szCs w:val="36"/>
    </w:rPr>
  </w:style>
  <w:style w:type="character" w:customStyle="1" w:styleId="11">
    <w:name w:val="標題 1 字元"/>
    <w:basedOn w:val="a0"/>
    <w:link w:val="10"/>
    <w:uiPriority w:val="9"/>
    <w:rsid w:val="00E17142"/>
    <w:rPr>
      <w:rFonts w:asciiTheme="majorHAnsi" w:eastAsiaTheme="majorEastAsia" w:hAnsiTheme="majorHAnsi" w:cstheme="majorBidi"/>
      <w:b/>
      <w:bCs/>
      <w:kern w:val="52"/>
      <w:sz w:val="52"/>
      <w:szCs w:val="52"/>
    </w:rPr>
  </w:style>
  <w:style w:type="character" w:styleId="ac">
    <w:name w:val="Hyperlink"/>
    <w:basedOn w:val="a0"/>
    <w:uiPriority w:val="99"/>
    <w:unhideWhenUsed/>
    <w:rsid w:val="00E73E0B"/>
    <w:rPr>
      <w:color w:val="0563C1" w:themeColor="hyperlink"/>
      <w:u w:val="single"/>
    </w:rPr>
  </w:style>
  <w:style w:type="character" w:customStyle="1" w:styleId="UnresolvedMention">
    <w:name w:val="Unresolved Mention"/>
    <w:basedOn w:val="a0"/>
    <w:uiPriority w:val="99"/>
    <w:semiHidden/>
    <w:unhideWhenUsed/>
    <w:rsid w:val="00E73E0B"/>
    <w:rPr>
      <w:color w:val="605E5C"/>
      <w:shd w:val="clear" w:color="auto" w:fill="E1DFDD"/>
    </w:rPr>
  </w:style>
  <w:style w:type="paragraph" w:customStyle="1" w:styleId="p1">
    <w:name w:val="p1"/>
    <w:basedOn w:val="a"/>
    <w:rsid w:val="0043292A"/>
    <w:pPr>
      <w:widowControl/>
    </w:pPr>
    <w:rPr>
      <w:rFonts w:ascii=".PingFang TC" w:eastAsia="新細明體" w:hAnsi=".PingFang TC" w:cs="新細明體"/>
      <w:kern w:val="0"/>
      <w:sz w:val="26"/>
      <w:szCs w:val="26"/>
    </w:rPr>
  </w:style>
  <w:style w:type="character" w:customStyle="1" w:styleId="s1">
    <w:name w:val="s1"/>
    <w:basedOn w:val="a0"/>
    <w:rsid w:val="0043292A"/>
    <w:rPr>
      <w:rFonts w:ascii=".PingFangTC-Regular" w:hAnsi=".PingFangTC-Regular" w:hint="default"/>
      <w:b w:val="0"/>
      <w:bCs w:val="0"/>
      <w:i w:val="0"/>
      <w:iCs w:val="0"/>
      <w:sz w:val="26"/>
      <w:szCs w:val="26"/>
    </w:rPr>
  </w:style>
  <w:style w:type="character" w:customStyle="1" w:styleId="s2">
    <w:name w:val="s2"/>
    <w:basedOn w:val="a0"/>
    <w:rsid w:val="0043292A"/>
    <w:rPr>
      <w:rFonts w:ascii="UICTFontTextStyleBody" w:hAnsi="UICTFontTextStyleBody" w:hint="default"/>
      <w:b w:val="0"/>
      <w:bCs w:val="0"/>
      <w:i w:val="0"/>
      <w:iCs w:val="0"/>
      <w:sz w:val="26"/>
      <w:szCs w:val="26"/>
    </w:rPr>
  </w:style>
  <w:style w:type="paragraph" w:styleId="ad">
    <w:name w:val="Note Heading"/>
    <w:basedOn w:val="a"/>
    <w:next w:val="a"/>
    <w:link w:val="ae"/>
    <w:uiPriority w:val="99"/>
    <w:unhideWhenUsed/>
    <w:rsid w:val="00505F56"/>
    <w:pPr>
      <w:jc w:val="center"/>
    </w:pPr>
    <w:rPr>
      <w:rFonts w:ascii="Times New Roman" w:eastAsia="標楷體" w:hAnsi="Times New Roman" w:cs="Times New Roman"/>
      <w:b/>
      <w:bCs/>
      <w:sz w:val="40"/>
      <w:szCs w:val="48"/>
    </w:rPr>
  </w:style>
  <w:style w:type="character" w:customStyle="1" w:styleId="ae">
    <w:name w:val="註釋標題 字元"/>
    <w:basedOn w:val="a0"/>
    <w:link w:val="ad"/>
    <w:uiPriority w:val="99"/>
    <w:rsid w:val="00505F56"/>
    <w:rPr>
      <w:rFonts w:ascii="Times New Roman" w:eastAsia="標楷體" w:hAnsi="Times New Roman" w:cs="Times New Roman"/>
      <w:b/>
      <w:bCs/>
      <w:sz w:val="40"/>
      <w:szCs w:val="48"/>
    </w:rPr>
  </w:style>
  <w:style w:type="paragraph" w:styleId="af">
    <w:name w:val="Closing"/>
    <w:basedOn w:val="a"/>
    <w:link w:val="af0"/>
    <w:uiPriority w:val="99"/>
    <w:unhideWhenUsed/>
    <w:rsid w:val="00505F56"/>
    <w:pPr>
      <w:ind w:leftChars="1800" w:left="100"/>
    </w:pPr>
    <w:rPr>
      <w:rFonts w:ascii="Times New Roman" w:eastAsia="標楷體" w:hAnsi="Times New Roman" w:cs="Times New Roman"/>
      <w:b/>
      <w:bCs/>
      <w:sz w:val="40"/>
      <w:szCs w:val="48"/>
    </w:rPr>
  </w:style>
  <w:style w:type="character" w:customStyle="1" w:styleId="af0">
    <w:name w:val="結語 字元"/>
    <w:basedOn w:val="a0"/>
    <w:link w:val="af"/>
    <w:uiPriority w:val="99"/>
    <w:rsid w:val="00505F56"/>
    <w:rPr>
      <w:rFonts w:ascii="Times New Roman" w:eastAsia="標楷體" w:hAnsi="Times New Roman" w:cs="Times New Roman"/>
      <w:b/>
      <w:bCs/>
      <w:sz w:val="40"/>
      <w:szCs w:val="48"/>
    </w:rPr>
  </w:style>
  <w:style w:type="character" w:styleId="af1">
    <w:name w:val="annotation reference"/>
    <w:basedOn w:val="a0"/>
    <w:uiPriority w:val="99"/>
    <w:semiHidden/>
    <w:unhideWhenUsed/>
    <w:rsid w:val="006D6098"/>
    <w:rPr>
      <w:sz w:val="18"/>
      <w:szCs w:val="18"/>
    </w:rPr>
  </w:style>
  <w:style w:type="paragraph" w:styleId="af2">
    <w:name w:val="annotation text"/>
    <w:basedOn w:val="a"/>
    <w:link w:val="af3"/>
    <w:uiPriority w:val="99"/>
    <w:semiHidden/>
    <w:unhideWhenUsed/>
    <w:rsid w:val="006D6098"/>
  </w:style>
  <w:style w:type="character" w:customStyle="1" w:styleId="af3">
    <w:name w:val="註解文字 字元"/>
    <w:basedOn w:val="a0"/>
    <w:link w:val="af2"/>
    <w:uiPriority w:val="99"/>
    <w:semiHidden/>
    <w:rsid w:val="006D6098"/>
  </w:style>
  <w:style w:type="paragraph" w:styleId="af4">
    <w:name w:val="annotation subject"/>
    <w:basedOn w:val="af2"/>
    <w:next w:val="af2"/>
    <w:link w:val="af5"/>
    <w:uiPriority w:val="99"/>
    <w:semiHidden/>
    <w:unhideWhenUsed/>
    <w:rsid w:val="006D6098"/>
    <w:rPr>
      <w:b/>
      <w:bCs/>
    </w:rPr>
  </w:style>
  <w:style w:type="character" w:customStyle="1" w:styleId="af5">
    <w:name w:val="註解主旨 字元"/>
    <w:basedOn w:val="af3"/>
    <w:link w:val="af4"/>
    <w:uiPriority w:val="99"/>
    <w:semiHidden/>
    <w:rsid w:val="006D60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6314">
      <w:bodyDiv w:val="1"/>
      <w:marLeft w:val="0"/>
      <w:marRight w:val="0"/>
      <w:marTop w:val="0"/>
      <w:marBottom w:val="0"/>
      <w:divBdr>
        <w:top w:val="none" w:sz="0" w:space="0" w:color="auto"/>
        <w:left w:val="none" w:sz="0" w:space="0" w:color="auto"/>
        <w:bottom w:val="none" w:sz="0" w:space="0" w:color="auto"/>
        <w:right w:val="none" w:sz="0" w:space="0" w:color="auto"/>
      </w:divBdr>
    </w:div>
    <w:div w:id="63528795">
      <w:bodyDiv w:val="1"/>
      <w:marLeft w:val="0"/>
      <w:marRight w:val="0"/>
      <w:marTop w:val="0"/>
      <w:marBottom w:val="0"/>
      <w:divBdr>
        <w:top w:val="none" w:sz="0" w:space="0" w:color="auto"/>
        <w:left w:val="none" w:sz="0" w:space="0" w:color="auto"/>
        <w:bottom w:val="none" w:sz="0" w:space="0" w:color="auto"/>
        <w:right w:val="none" w:sz="0" w:space="0" w:color="auto"/>
      </w:divBdr>
    </w:div>
    <w:div w:id="154762841">
      <w:bodyDiv w:val="1"/>
      <w:marLeft w:val="0"/>
      <w:marRight w:val="0"/>
      <w:marTop w:val="0"/>
      <w:marBottom w:val="0"/>
      <w:divBdr>
        <w:top w:val="none" w:sz="0" w:space="0" w:color="auto"/>
        <w:left w:val="none" w:sz="0" w:space="0" w:color="auto"/>
        <w:bottom w:val="none" w:sz="0" w:space="0" w:color="auto"/>
        <w:right w:val="none" w:sz="0" w:space="0" w:color="auto"/>
      </w:divBdr>
      <w:divsChild>
        <w:div w:id="638846703">
          <w:marLeft w:val="0"/>
          <w:marRight w:val="0"/>
          <w:marTop w:val="0"/>
          <w:marBottom w:val="300"/>
          <w:divBdr>
            <w:top w:val="none" w:sz="0" w:space="0" w:color="auto"/>
            <w:left w:val="none" w:sz="0" w:space="0" w:color="auto"/>
            <w:bottom w:val="none" w:sz="0" w:space="0" w:color="auto"/>
            <w:right w:val="none" w:sz="0" w:space="0" w:color="auto"/>
          </w:divBdr>
        </w:div>
      </w:divsChild>
    </w:div>
    <w:div w:id="262228938">
      <w:bodyDiv w:val="1"/>
      <w:marLeft w:val="0"/>
      <w:marRight w:val="0"/>
      <w:marTop w:val="0"/>
      <w:marBottom w:val="0"/>
      <w:divBdr>
        <w:top w:val="none" w:sz="0" w:space="0" w:color="auto"/>
        <w:left w:val="none" w:sz="0" w:space="0" w:color="auto"/>
        <w:bottom w:val="none" w:sz="0" w:space="0" w:color="auto"/>
        <w:right w:val="none" w:sz="0" w:space="0" w:color="auto"/>
      </w:divBdr>
    </w:div>
    <w:div w:id="321783549">
      <w:bodyDiv w:val="1"/>
      <w:marLeft w:val="0"/>
      <w:marRight w:val="0"/>
      <w:marTop w:val="0"/>
      <w:marBottom w:val="0"/>
      <w:divBdr>
        <w:top w:val="none" w:sz="0" w:space="0" w:color="auto"/>
        <w:left w:val="none" w:sz="0" w:space="0" w:color="auto"/>
        <w:bottom w:val="none" w:sz="0" w:space="0" w:color="auto"/>
        <w:right w:val="none" w:sz="0" w:space="0" w:color="auto"/>
      </w:divBdr>
    </w:div>
    <w:div w:id="449402021">
      <w:bodyDiv w:val="1"/>
      <w:marLeft w:val="0"/>
      <w:marRight w:val="0"/>
      <w:marTop w:val="0"/>
      <w:marBottom w:val="0"/>
      <w:divBdr>
        <w:top w:val="none" w:sz="0" w:space="0" w:color="auto"/>
        <w:left w:val="none" w:sz="0" w:space="0" w:color="auto"/>
        <w:bottom w:val="none" w:sz="0" w:space="0" w:color="auto"/>
        <w:right w:val="none" w:sz="0" w:space="0" w:color="auto"/>
      </w:divBdr>
    </w:div>
    <w:div w:id="518354357">
      <w:bodyDiv w:val="1"/>
      <w:marLeft w:val="0"/>
      <w:marRight w:val="0"/>
      <w:marTop w:val="0"/>
      <w:marBottom w:val="0"/>
      <w:divBdr>
        <w:top w:val="none" w:sz="0" w:space="0" w:color="auto"/>
        <w:left w:val="none" w:sz="0" w:space="0" w:color="auto"/>
        <w:bottom w:val="none" w:sz="0" w:space="0" w:color="auto"/>
        <w:right w:val="none" w:sz="0" w:space="0" w:color="auto"/>
      </w:divBdr>
    </w:div>
    <w:div w:id="581448411">
      <w:bodyDiv w:val="1"/>
      <w:marLeft w:val="0"/>
      <w:marRight w:val="0"/>
      <w:marTop w:val="0"/>
      <w:marBottom w:val="0"/>
      <w:divBdr>
        <w:top w:val="none" w:sz="0" w:space="0" w:color="auto"/>
        <w:left w:val="none" w:sz="0" w:space="0" w:color="auto"/>
        <w:bottom w:val="none" w:sz="0" w:space="0" w:color="auto"/>
        <w:right w:val="none" w:sz="0" w:space="0" w:color="auto"/>
      </w:divBdr>
    </w:div>
    <w:div w:id="684477194">
      <w:bodyDiv w:val="1"/>
      <w:marLeft w:val="0"/>
      <w:marRight w:val="0"/>
      <w:marTop w:val="0"/>
      <w:marBottom w:val="0"/>
      <w:divBdr>
        <w:top w:val="none" w:sz="0" w:space="0" w:color="auto"/>
        <w:left w:val="none" w:sz="0" w:space="0" w:color="auto"/>
        <w:bottom w:val="none" w:sz="0" w:space="0" w:color="auto"/>
        <w:right w:val="none" w:sz="0" w:space="0" w:color="auto"/>
      </w:divBdr>
    </w:div>
    <w:div w:id="686912217">
      <w:bodyDiv w:val="1"/>
      <w:marLeft w:val="0"/>
      <w:marRight w:val="0"/>
      <w:marTop w:val="0"/>
      <w:marBottom w:val="0"/>
      <w:divBdr>
        <w:top w:val="none" w:sz="0" w:space="0" w:color="auto"/>
        <w:left w:val="none" w:sz="0" w:space="0" w:color="auto"/>
        <w:bottom w:val="none" w:sz="0" w:space="0" w:color="auto"/>
        <w:right w:val="none" w:sz="0" w:space="0" w:color="auto"/>
      </w:divBdr>
    </w:div>
    <w:div w:id="719742575">
      <w:bodyDiv w:val="1"/>
      <w:marLeft w:val="0"/>
      <w:marRight w:val="0"/>
      <w:marTop w:val="0"/>
      <w:marBottom w:val="0"/>
      <w:divBdr>
        <w:top w:val="none" w:sz="0" w:space="0" w:color="auto"/>
        <w:left w:val="none" w:sz="0" w:space="0" w:color="auto"/>
        <w:bottom w:val="none" w:sz="0" w:space="0" w:color="auto"/>
        <w:right w:val="none" w:sz="0" w:space="0" w:color="auto"/>
      </w:divBdr>
    </w:div>
    <w:div w:id="816074554">
      <w:bodyDiv w:val="1"/>
      <w:marLeft w:val="0"/>
      <w:marRight w:val="0"/>
      <w:marTop w:val="0"/>
      <w:marBottom w:val="0"/>
      <w:divBdr>
        <w:top w:val="none" w:sz="0" w:space="0" w:color="auto"/>
        <w:left w:val="none" w:sz="0" w:space="0" w:color="auto"/>
        <w:bottom w:val="none" w:sz="0" w:space="0" w:color="auto"/>
        <w:right w:val="none" w:sz="0" w:space="0" w:color="auto"/>
      </w:divBdr>
    </w:div>
    <w:div w:id="847060191">
      <w:bodyDiv w:val="1"/>
      <w:marLeft w:val="0"/>
      <w:marRight w:val="0"/>
      <w:marTop w:val="0"/>
      <w:marBottom w:val="0"/>
      <w:divBdr>
        <w:top w:val="none" w:sz="0" w:space="0" w:color="auto"/>
        <w:left w:val="none" w:sz="0" w:space="0" w:color="auto"/>
        <w:bottom w:val="none" w:sz="0" w:space="0" w:color="auto"/>
        <w:right w:val="none" w:sz="0" w:space="0" w:color="auto"/>
      </w:divBdr>
    </w:div>
    <w:div w:id="1392343391">
      <w:bodyDiv w:val="1"/>
      <w:marLeft w:val="0"/>
      <w:marRight w:val="0"/>
      <w:marTop w:val="0"/>
      <w:marBottom w:val="0"/>
      <w:divBdr>
        <w:top w:val="none" w:sz="0" w:space="0" w:color="auto"/>
        <w:left w:val="none" w:sz="0" w:space="0" w:color="auto"/>
        <w:bottom w:val="none" w:sz="0" w:space="0" w:color="auto"/>
        <w:right w:val="none" w:sz="0" w:space="0" w:color="auto"/>
      </w:divBdr>
    </w:div>
    <w:div w:id="1553228445">
      <w:bodyDiv w:val="1"/>
      <w:marLeft w:val="0"/>
      <w:marRight w:val="0"/>
      <w:marTop w:val="0"/>
      <w:marBottom w:val="0"/>
      <w:divBdr>
        <w:top w:val="none" w:sz="0" w:space="0" w:color="auto"/>
        <w:left w:val="none" w:sz="0" w:space="0" w:color="auto"/>
        <w:bottom w:val="none" w:sz="0" w:space="0" w:color="auto"/>
        <w:right w:val="none" w:sz="0" w:space="0" w:color="auto"/>
      </w:divBdr>
    </w:div>
    <w:div w:id="1681397361">
      <w:bodyDiv w:val="1"/>
      <w:marLeft w:val="0"/>
      <w:marRight w:val="0"/>
      <w:marTop w:val="0"/>
      <w:marBottom w:val="0"/>
      <w:divBdr>
        <w:top w:val="none" w:sz="0" w:space="0" w:color="auto"/>
        <w:left w:val="none" w:sz="0" w:space="0" w:color="auto"/>
        <w:bottom w:val="none" w:sz="0" w:space="0" w:color="auto"/>
        <w:right w:val="none" w:sz="0" w:space="0" w:color="auto"/>
      </w:divBdr>
    </w:div>
    <w:div w:id="2119373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medium.com/@makkenasrinivasarao1/line-chart-implementation-with-mpandroidchart-af3dd11804a7"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diagramColors" Target="diagrams/colors1.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stackoverflow.com/questions/14876273/simple-example-for-intent-and-bundle" TargetMode="External"/><Relationship Id="rId5"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microsoft.com/office/2011/relationships/people" Target="people.xml"/><Relationship Id="rId8" Type="http://schemas.openxmlformats.org/officeDocument/2006/relationships/image" Target="media/image2.png"/><Relationship Id="rId51" Type="http://schemas.openxmlformats.org/officeDocument/2006/relationships/hyperlink" Target="https://www.google.com.tw/amp/s/www.stechies.com/sqlite-database-update-android/" TargetMode="External"/><Relationship Id="rId3" Type="http://schemas.openxmlformats.org/officeDocument/2006/relationships/settings" Target="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silverwind1982.pixnet.net/blog/post/25806968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QuickStyle" Target="diagrams/quickStyle1.xml"/><Relationship Id="rId23" Type="http://schemas.openxmlformats.org/officeDocument/2006/relationships/header" Target="header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verywellfit.com/wall-slides-an-effective-quad-strengthening-exercise-2696607" TargetMode="External"/><Relationship Id="rId57" Type="http://schemas.openxmlformats.org/officeDocument/2006/relationships/theme" Target="theme/theme1.xml"/><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veloper.android.com/reference/android/hardware/SensorEven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1F90BE-3A11-4041-B418-966345D1F3F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TW" altLang="en-US"/>
        </a:p>
      </dgm:t>
    </dgm:pt>
    <dgm:pt modelId="{831ADD29-C809-4640-BBD1-8F2518DABD76}">
      <dgm:prSet phldrT="[文字]" custT="1"/>
      <dgm:spPr/>
      <dgm:t>
        <a:bodyPr/>
        <a:lstStyle/>
        <a:p>
          <a:r>
            <a:rPr lang="zh-TW" altLang="en-US" sz="1600"/>
            <a:t>年長者肌力測試</a:t>
          </a:r>
        </a:p>
      </dgm:t>
    </dgm:pt>
    <dgm:pt modelId="{F46BE497-687A-4819-96BD-A8741C0E3B75}" type="parTrans" cxnId="{03E45333-0685-4796-B226-708866623F2D}">
      <dgm:prSet/>
      <dgm:spPr/>
      <dgm:t>
        <a:bodyPr/>
        <a:lstStyle/>
        <a:p>
          <a:endParaRPr lang="zh-TW" altLang="en-US"/>
        </a:p>
      </dgm:t>
    </dgm:pt>
    <dgm:pt modelId="{7C62E5FF-C9A0-49CA-A01F-FBE245CCE924}" type="sibTrans" cxnId="{03E45333-0685-4796-B226-708866623F2D}">
      <dgm:prSet/>
      <dgm:spPr/>
      <dgm:t>
        <a:bodyPr/>
        <a:lstStyle/>
        <a:p>
          <a:endParaRPr lang="zh-TW" altLang="en-US"/>
        </a:p>
      </dgm:t>
    </dgm:pt>
    <dgm:pt modelId="{FEE4FEAB-EDEC-47D9-B1F6-C06E758D90BA}">
      <dgm:prSet phldrT="[文字]" custT="1"/>
      <dgm:spPr/>
      <dgm:t>
        <a:bodyPr/>
        <a:lstStyle/>
        <a:p>
          <a:r>
            <a:rPr lang="zh-TW" altLang="en-US" sz="1400"/>
            <a:t>使用者資料管理</a:t>
          </a:r>
        </a:p>
      </dgm:t>
    </dgm:pt>
    <dgm:pt modelId="{C8A19881-9098-4A05-9A15-3232DD6C3CAA}" type="parTrans" cxnId="{7CD64F11-0EF5-4ACA-BA81-963FE48E6E5F}">
      <dgm:prSet/>
      <dgm:spPr/>
      <dgm:t>
        <a:bodyPr/>
        <a:lstStyle/>
        <a:p>
          <a:endParaRPr lang="zh-TW" altLang="en-US"/>
        </a:p>
      </dgm:t>
    </dgm:pt>
    <dgm:pt modelId="{28A0CA7B-6132-4657-A27E-A70517F4245A}" type="sibTrans" cxnId="{7CD64F11-0EF5-4ACA-BA81-963FE48E6E5F}">
      <dgm:prSet/>
      <dgm:spPr/>
      <dgm:t>
        <a:bodyPr/>
        <a:lstStyle/>
        <a:p>
          <a:endParaRPr lang="zh-TW" altLang="en-US"/>
        </a:p>
      </dgm:t>
    </dgm:pt>
    <dgm:pt modelId="{C298D73F-61F4-4253-B1AF-04EE376D8AC2}">
      <dgm:prSet phldrT="[文字]"/>
      <dgm:spPr/>
      <dgm:t>
        <a:bodyPr/>
        <a:lstStyle/>
        <a:p>
          <a:r>
            <a:rPr lang="zh-TW" altLang="en-US"/>
            <a:t>角數值</a:t>
          </a:r>
        </a:p>
      </dgm:t>
    </dgm:pt>
    <dgm:pt modelId="{3F06B28B-BAE8-4566-9441-DFD24F2EEDA5}" type="parTrans" cxnId="{9CE733F3-B937-41A9-B0FA-4845B292C7D7}">
      <dgm:prSet/>
      <dgm:spPr/>
      <dgm:t>
        <a:bodyPr/>
        <a:lstStyle/>
        <a:p>
          <a:endParaRPr lang="zh-TW" altLang="en-US"/>
        </a:p>
      </dgm:t>
    </dgm:pt>
    <dgm:pt modelId="{2AD3DF10-B1F4-4171-8330-FA84FF9497C8}" type="sibTrans" cxnId="{9CE733F3-B937-41A9-B0FA-4845B292C7D7}">
      <dgm:prSet/>
      <dgm:spPr/>
      <dgm:t>
        <a:bodyPr/>
        <a:lstStyle/>
        <a:p>
          <a:endParaRPr lang="zh-TW" altLang="en-US"/>
        </a:p>
      </dgm:t>
    </dgm:pt>
    <dgm:pt modelId="{89189D22-5359-4EF3-AB76-0953C7747BBE}">
      <dgm:prSet phldrT="[文字]"/>
      <dgm:spPr/>
      <dgm:t>
        <a:bodyPr/>
        <a:lstStyle/>
        <a:p>
          <a:r>
            <a:rPr lang="zh-TW" altLang="en-US"/>
            <a:t>時間</a:t>
          </a:r>
        </a:p>
      </dgm:t>
    </dgm:pt>
    <dgm:pt modelId="{4E9E0115-C84A-482C-A958-5FFA22837A7B}" type="parTrans" cxnId="{E89DEA60-5CDC-4CCE-B7A6-11A8EFFBD34C}">
      <dgm:prSet/>
      <dgm:spPr/>
      <dgm:t>
        <a:bodyPr/>
        <a:lstStyle/>
        <a:p>
          <a:endParaRPr lang="zh-TW" altLang="en-US"/>
        </a:p>
      </dgm:t>
    </dgm:pt>
    <dgm:pt modelId="{82BEB438-F8E5-4ADC-B70B-E7E40A7CA8E5}" type="sibTrans" cxnId="{E89DEA60-5CDC-4CCE-B7A6-11A8EFFBD34C}">
      <dgm:prSet/>
      <dgm:spPr/>
      <dgm:t>
        <a:bodyPr/>
        <a:lstStyle/>
        <a:p>
          <a:endParaRPr lang="zh-TW" altLang="en-US"/>
        </a:p>
      </dgm:t>
    </dgm:pt>
    <dgm:pt modelId="{0EAD22E3-3D15-4D83-9C0F-2BF1D58EAF10}">
      <dgm:prSet phldrT="[文字]" custT="1"/>
      <dgm:spPr/>
      <dgm:t>
        <a:bodyPr/>
        <a:lstStyle/>
        <a:p>
          <a:r>
            <a:rPr lang="zh-TW" altLang="en-US" sz="1400"/>
            <a:t>檢視測試數據</a:t>
          </a:r>
        </a:p>
      </dgm:t>
    </dgm:pt>
    <dgm:pt modelId="{6D21AD9A-E987-435B-B48E-65213CF3D4FC}" type="parTrans" cxnId="{71490F69-3CAB-4781-B124-07ACF2F71A68}">
      <dgm:prSet/>
      <dgm:spPr/>
      <dgm:t>
        <a:bodyPr/>
        <a:lstStyle/>
        <a:p>
          <a:endParaRPr lang="zh-TW" altLang="en-US"/>
        </a:p>
      </dgm:t>
    </dgm:pt>
    <dgm:pt modelId="{3112F393-0E97-44FE-B608-EF4EFD8775EE}" type="sibTrans" cxnId="{71490F69-3CAB-4781-B124-07ACF2F71A68}">
      <dgm:prSet/>
      <dgm:spPr/>
      <dgm:t>
        <a:bodyPr/>
        <a:lstStyle/>
        <a:p>
          <a:endParaRPr lang="zh-TW" altLang="en-US"/>
        </a:p>
      </dgm:t>
    </dgm:pt>
    <dgm:pt modelId="{845F41E4-B6F8-4834-8530-2E97DE4940E5}">
      <dgm:prSet phldrT="[文字]"/>
      <dgm:spPr/>
      <dgm:t>
        <a:bodyPr/>
        <a:lstStyle/>
        <a:p>
          <a:r>
            <a:rPr lang="zh-TW" altLang="en-US"/>
            <a:t>歷史紀錄</a:t>
          </a:r>
        </a:p>
      </dgm:t>
    </dgm:pt>
    <dgm:pt modelId="{B3B0C97B-00A7-47A8-A7BE-CC939A3EAB32}" type="parTrans" cxnId="{D16BECEF-89BC-420F-BC76-5D3C0E452277}">
      <dgm:prSet/>
      <dgm:spPr/>
      <dgm:t>
        <a:bodyPr/>
        <a:lstStyle/>
        <a:p>
          <a:endParaRPr lang="zh-TW" altLang="en-US"/>
        </a:p>
      </dgm:t>
    </dgm:pt>
    <dgm:pt modelId="{260FBD79-3724-42A6-88E0-464026FBF2A3}" type="sibTrans" cxnId="{D16BECEF-89BC-420F-BC76-5D3C0E452277}">
      <dgm:prSet/>
      <dgm:spPr/>
      <dgm:t>
        <a:bodyPr/>
        <a:lstStyle/>
        <a:p>
          <a:endParaRPr lang="zh-TW" altLang="en-US"/>
        </a:p>
      </dgm:t>
    </dgm:pt>
    <dgm:pt modelId="{8959BC9C-8067-4513-BFE1-68024D5F78F5}">
      <dgm:prSet phldrT="[文字]" custT="1"/>
      <dgm:spPr/>
      <dgm:t>
        <a:bodyPr/>
        <a:lstStyle/>
        <a:p>
          <a:r>
            <a:rPr lang="zh-TW" altLang="en-US" sz="1400"/>
            <a:t>肌力測試系統</a:t>
          </a:r>
        </a:p>
      </dgm:t>
    </dgm:pt>
    <dgm:pt modelId="{FD83CB24-00C4-4646-8031-76096B057F36}" type="parTrans" cxnId="{9B59F6BE-8A0B-4A03-A7D2-6654C76E6602}">
      <dgm:prSet/>
      <dgm:spPr/>
      <dgm:t>
        <a:bodyPr/>
        <a:lstStyle/>
        <a:p>
          <a:endParaRPr lang="zh-TW" altLang="en-US"/>
        </a:p>
      </dgm:t>
    </dgm:pt>
    <dgm:pt modelId="{687340D9-54D0-4380-89CE-372E2B037100}" type="sibTrans" cxnId="{9B59F6BE-8A0B-4A03-A7D2-6654C76E6602}">
      <dgm:prSet/>
      <dgm:spPr/>
      <dgm:t>
        <a:bodyPr/>
        <a:lstStyle/>
        <a:p>
          <a:endParaRPr lang="zh-TW" altLang="en-US"/>
        </a:p>
      </dgm:t>
    </dgm:pt>
    <dgm:pt modelId="{F916ECA7-3298-4741-8F4C-DF984EC3D0D6}">
      <dgm:prSet phldrT="[文字]"/>
      <dgm:spPr/>
      <dgm:t>
        <a:bodyPr/>
        <a:lstStyle/>
        <a:p>
          <a:r>
            <a:rPr lang="zh-TW" altLang="en-US"/>
            <a:t>年齡</a:t>
          </a:r>
        </a:p>
      </dgm:t>
    </dgm:pt>
    <dgm:pt modelId="{D488EC8C-4D3D-47C9-B38A-8B160B609985}" type="parTrans" cxnId="{01EE4289-E097-48A9-9530-A728550C4590}">
      <dgm:prSet/>
      <dgm:spPr/>
      <dgm:t>
        <a:bodyPr/>
        <a:lstStyle/>
        <a:p>
          <a:endParaRPr lang="zh-TW" altLang="en-US"/>
        </a:p>
      </dgm:t>
    </dgm:pt>
    <dgm:pt modelId="{D5765D43-9683-4BB6-88AB-D3A910B888D2}" type="sibTrans" cxnId="{01EE4289-E097-48A9-9530-A728550C4590}">
      <dgm:prSet/>
      <dgm:spPr/>
      <dgm:t>
        <a:bodyPr/>
        <a:lstStyle/>
        <a:p>
          <a:endParaRPr lang="zh-TW" altLang="en-US"/>
        </a:p>
      </dgm:t>
    </dgm:pt>
    <dgm:pt modelId="{18F54629-326D-40FC-95C5-A378EBE11295}">
      <dgm:prSet phldrT="[文字]"/>
      <dgm:spPr/>
      <dgm:t>
        <a:bodyPr/>
        <a:lstStyle/>
        <a:p>
          <a:r>
            <a:rPr lang="zh-TW" altLang="en-US"/>
            <a:t>姓名</a:t>
          </a:r>
        </a:p>
      </dgm:t>
    </dgm:pt>
    <dgm:pt modelId="{DCB22A08-E253-49CF-A6A8-6DAAAE7E7C9F}" type="parTrans" cxnId="{1E67A153-6AA0-41DD-9B3E-A088E624B132}">
      <dgm:prSet/>
      <dgm:spPr/>
      <dgm:t>
        <a:bodyPr/>
        <a:lstStyle/>
        <a:p>
          <a:endParaRPr lang="zh-TW" altLang="en-US"/>
        </a:p>
      </dgm:t>
    </dgm:pt>
    <dgm:pt modelId="{8D13AB0A-309B-48CE-A086-41A7B08743B9}" type="sibTrans" cxnId="{1E67A153-6AA0-41DD-9B3E-A088E624B132}">
      <dgm:prSet/>
      <dgm:spPr/>
      <dgm:t>
        <a:bodyPr/>
        <a:lstStyle/>
        <a:p>
          <a:endParaRPr lang="zh-TW" altLang="en-US"/>
        </a:p>
      </dgm:t>
    </dgm:pt>
    <dgm:pt modelId="{43CFE9AD-D78E-4EAB-940F-8E77621587A7}">
      <dgm:prSet phldrT="[文字]"/>
      <dgm:spPr/>
      <dgm:t>
        <a:bodyPr/>
        <a:lstStyle/>
        <a:p>
          <a:r>
            <a:rPr lang="zh-TW" altLang="en-US"/>
            <a:t>體重</a:t>
          </a:r>
        </a:p>
      </dgm:t>
    </dgm:pt>
    <dgm:pt modelId="{D0179581-8FAA-46BA-9A98-A962748D268F}" type="parTrans" cxnId="{E21E72F9-7E2C-4ED9-9948-944F57A916C3}">
      <dgm:prSet/>
      <dgm:spPr/>
      <dgm:t>
        <a:bodyPr/>
        <a:lstStyle/>
        <a:p>
          <a:endParaRPr lang="zh-TW" altLang="en-US"/>
        </a:p>
      </dgm:t>
    </dgm:pt>
    <dgm:pt modelId="{994FB9D7-B468-43D6-BB1E-23B8186B2AEA}" type="sibTrans" cxnId="{E21E72F9-7E2C-4ED9-9948-944F57A916C3}">
      <dgm:prSet/>
      <dgm:spPr/>
      <dgm:t>
        <a:bodyPr/>
        <a:lstStyle/>
        <a:p>
          <a:endParaRPr lang="zh-TW" altLang="en-US"/>
        </a:p>
      </dgm:t>
    </dgm:pt>
    <dgm:pt modelId="{B7F8CCD2-2C76-4373-8255-E50AACAFCEEE}" type="pres">
      <dgm:prSet presAssocID="{351F90BE-3A11-4041-B418-966345D1F3F1}" presName="hierChild1" presStyleCnt="0">
        <dgm:presLayoutVars>
          <dgm:chPref val="1"/>
          <dgm:dir/>
          <dgm:animOne val="branch"/>
          <dgm:animLvl val="lvl"/>
          <dgm:resizeHandles/>
        </dgm:presLayoutVars>
      </dgm:prSet>
      <dgm:spPr/>
      <dgm:t>
        <a:bodyPr/>
        <a:lstStyle/>
        <a:p>
          <a:endParaRPr lang="zh-TW" altLang="en-US"/>
        </a:p>
      </dgm:t>
    </dgm:pt>
    <dgm:pt modelId="{F9A4C7FB-93FE-4953-998F-FDB1F042A688}" type="pres">
      <dgm:prSet presAssocID="{831ADD29-C809-4640-BBD1-8F2518DABD76}" presName="hierRoot1" presStyleCnt="0"/>
      <dgm:spPr/>
    </dgm:pt>
    <dgm:pt modelId="{B4FB2994-D868-4E4F-A4F6-954594DB44EF}" type="pres">
      <dgm:prSet presAssocID="{831ADD29-C809-4640-BBD1-8F2518DABD76}" presName="composite" presStyleCnt="0"/>
      <dgm:spPr/>
    </dgm:pt>
    <dgm:pt modelId="{CF1885E2-E760-4F58-9667-96E045BCF348}" type="pres">
      <dgm:prSet presAssocID="{831ADD29-C809-4640-BBD1-8F2518DABD76}" presName="background" presStyleLbl="node0" presStyleIdx="0" presStyleCnt="1"/>
      <dgm:spPr/>
    </dgm:pt>
    <dgm:pt modelId="{8176D29B-FD06-422A-A0AD-7E12103F8049}" type="pres">
      <dgm:prSet presAssocID="{831ADD29-C809-4640-BBD1-8F2518DABD76}" presName="text" presStyleLbl="fgAcc0" presStyleIdx="0" presStyleCnt="1" custScaleX="288771" custScaleY="181220">
        <dgm:presLayoutVars>
          <dgm:chPref val="3"/>
        </dgm:presLayoutVars>
      </dgm:prSet>
      <dgm:spPr/>
      <dgm:t>
        <a:bodyPr/>
        <a:lstStyle/>
        <a:p>
          <a:endParaRPr lang="zh-TW" altLang="en-US"/>
        </a:p>
      </dgm:t>
    </dgm:pt>
    <dgm:pt modelId="{8500865A-462F-4DF2-AB1B-667BECD5B902}" type="pres">
      <dgm:prSet presAssocID="{831ADD29-C809-4640-BBD1-8F2518DABD76}" presName="hierChild2" presStyleCnt="0"/>
      <dgm:spPr/>
    </dgm:pt>
    <dgm:pt modelId="{39A3B1F6-881C-4006-8C53-6299C2A77C18}" type="pres">
      <dgm:prSet presAssocID="{C8A19881-9098-4A05-9A15-3232DD6C3CAA}" presName="Name10" presStyleLbl="parChTrans1D2" presStyleIdx="0" presStyleCnt="3"/>
      <dgm:spPr/>
      <dgm:t>
        <a:bodyPr/>
        <a:lstStyle/>
        <a:p>
          <a:endParaRPr lang="zh-TW" altLang="en-US"/>
        </a:p>
      </dgm:t>
    </dgm:pt>
    <dgm:pt modelId="{04302E5F-44DC-4D08-922D-05C3D3D725D2}" type="pres">
      <dgm:prSet presAssocID="{FEE4FEAB-EDEC-47D9-B1F6-C06E758D90BA}" presName="hierRoot2" presStyleCnt="0"/>
      <dgm:spPr/>
    </dgm:pt>
    <dgm:pt modelId="{088628EF-B30C-4E90-B316-FB12657CAF48}" type="pres">
      <dgm:prSet presAssocID="{FEE4FEAB-EDEC-47D9-B1F6-C06E758D90BA}" presName="composite2" presStyleCnt="0"/>
      <dgm:spPr/>
    </dgm:pt>
    <dgm:pt modelId="{54725E6D-CCC9-4027-B675-C505432C48B1}" type="pres">
      <dgm:prSet presAssocID="{FEE4FEAB-EDEC-47D9-B1F6-C06E758D90BA}" presName="background2" presStyleLbl="node2" presStyleIdx="0" presStyleCnt="3"/>
      <dgm:spPr/>
    </dgm:pt>
    <dgm:pt modelId="{E6A3D2FD-1B38-4E7F-9927-C5CBDD784424}" type="pres">
      <dgm:prSet presAssocID="{FEE4FEAB-EDEC-47D9-B1F6-C06E758D90BA}" presName="text2" presStyleLbl="fgAcc2" presStyleIdx="0" presStyleCnt="3" custScaleX="223583" custScaleY="116839">
        <dgm:presLayoutVars>
          <dgm:chPref val="3"/>
        </dgm:presLayoutVars>
      </dgm:prSet>
      <dgm:spPr/>
      <dgm:t>
        <a:bodyPr/>
        <a:lstStyle/>
        <a:p>
          <a:endParaRPr lang="zh-TW" altLang="en-US"/>
        </a:p>
      </dgm:t>
    </dgm:pt>
    <dgm:pt modelId="{35701B15-A145-43D6-9051-CFBD923B9644}" type="pres">
      <dgm:prSet presAssocID="{FEE4FEAB-EDEC-47D9-B1F6-C06E758D90BA}" presName="hierChild3" presStyleCnt="0"/>
      <dgm:spPr/>
    </dgm:pt>
    <dgm:pt modelId="{EE55A2B3-94FA-4C71-A645-9EB461C666C2}" type="pres">
      <dgm:prSet presAssocID="{DCB22A08-E253-49CF-A6A8-6DAAAE7E7C9F}" presName="Name17" presStyleLbl="parChTrans1D3" presStyleIdx="0" presStyleCnt="6"/>
      <dgm:spPr/>
      <dgm:t>
        <a:bodyPr/>
        <a:lstStyle/>
        <a:p>
          <a:endParaRPr lang="zh-TW" altLang="en-US"/>
        </a:p>
      </dgm:t>
    </dgm:pt>
    <dgm:pt modelId="{674EEC04-8195-428B-82F7-3C44EA072F04}" type="pres">
      <dgm:prSet presAssocID="{18F54629-326D-40FC-95C5-A378EBE11295}" presName="hierRoot3" presStyleCnt="0"/>
      <dgm:spPr/>
    </dgm:pt>
    <dgm:pt modelId="{97129350-A993-411D-A5E2-04A9B78B0365}" type="pres">
      <dgm:prSet presAssocID="{18F54629-326D-40FC-95C5-A378EBE11295}" presName="composite3" presStyleCnt="0"/>
      <dgm:spPr/>
    </dgm:pt>
    <dgm:pt modelId="{1CF04E7D-8320-4B0D-B563-C1DD51D027C3}" type="pres">
      <dgm:prSet presAssocID="{18F54629-326D-40FC-95C5-A378EBE11295}" presName="background3" presStyleLbl="node3" presStyleIdx="0" presStyleCnt="6"/>
      <dgm:spPr/>
    </dgm:pt>
    <dgm:pt modelId="{1B052277-EE98-4AD2-950B-5B9B5CA12A32}" type="pres">
      <dgm:prSet presAssocID="{18F54629-326D-40FC-95C5-A378EBE11295}" presName="text3" presStyleLbl="fgAcc3" presStyleIdx="0" presStyleCnt="6">
        <dgm:presLayoutVars>
          <dgm:chPref val="3"/>
        </dgm:presLayoutVars>
      </dgm:prSet>
      <dgm:spPr/>
      <dgm:t>
        <a:bodyPr/>
        <a:lstStyle/>
        <a:p>
          <a:endParaRPr lang="zh-TW" altLang="en-US"/>
        </a:p>
      </dgm:t>
    </dgm:pt>
    <dgm:pt modelId="{AD8B5911-4A93-40AF-AC98-A2FA45C0C715}" type="pres">
      <dgm:prSet presAssocID="{18F54629-326D-40FC-95C5-A378EBE11295}" presName="hierChild4" presStyleCnt="0"/>
      <dgm:spPr/>
    </dgm:pt>
    <dgm:pt modelId="{3CF5225E-AF16-45DB-8D93-5768985C8722}" type="pres">
      <dgm:prSet presAssocID="{D0179581-8FAA-46BA-9A98-A962748D268F}" presName="Name17" presStyleLbl="parChTrans1D3" presStyleIdx="1" presStyleCnt="6"/>
      <dgm:spPr/>
      <dgm:t>
        <a:bodyPr/>
        <a:lstStyle/>
        <a:p>
          <a:endParaRPr lang="zh-TW" altLang="en-US"/>
        </a:p>
      </dgm:t>
    </dgm:pt>
    <dgm:pt modelId="{D45AF242-3159-4FAC-9E53-2AA8813C9F5F}" type="pres">
      <dgm:prSet presAssocID="{43CFE9AD-D78E-4EAB-940F-8E77621587A7}" presName="hierRoot3" presStyleCnt="0"/>
      <dgm:spPr/>
    </dgm:pt>
    <dgm:pt modelId="{BA43ABEC-B9C3-4C8D-A708-FE625A3E2CA7}" type="pres">
      <dgm:prSet presAssocID="{43CFE9AD-D78E-4EAB-940F-8E77621587A7}" presName="composite3" presStyleCnt="0"/>
      <dgm:spPr/>
    </dgm:pt>
    <dgm:pt modelId="{A4EB71FE-A606-4629-B796-7CF735974ED6}" type="pres">
      <dgm:prSet presAssocID="{43CFE9AD-D78E-4EAB-940F-8E77621587A7}" presName="background3" presStyleLbl="node3" presStyleIdx="1" presStyleCnt="6"/>
      <dgm:spPr/>
    </dgm:pt>
    <dgm:pt modelId="{7B9F1738-72FF-42F0-9BFC-3205FFA376FC}" type="pres">
      <dgm:prSet presAssocID="{43CFE9AD-D78E-4EAB-940F-8E77621587A7}" presName="text3" presStyleLbl="fgAcc3" presStyleIdx="1" presStyleCnt="6">
        <dgm:presLayoutVars>
          <dgm:chPref val="3"/>
        </dgm:presLayoutVars>
      </dgm:prSet>
      <dgm:spPr/>
      <dgm:t>
        <a:bodyPr/>
        <a:lstStyle/>
        <a:p>
          <a:endParaRPr lang="zh-TW" altLang="en-US"/>
        </a:p>
      </dgm:t>
    </dgm:pt>
    <dgm:pt modelId="{868A244D-5F1C-4FE8-81FA-A0635DC91717}" type="pres">
      <dgm:prSet presAssocID="{43CFE9AD-D78E-4EAB-940F-8E77621587A7}" presName="hierChild4" presStyleCnt="0"/>
      <dgm:spPr/>
    </dgm:pt>
    <dgm:pt modelId="{16BF8B0B-21B4-4F19-9E0F-37BE35D51891}" type="pres">
      <dgm:prSet presAssocID="{D488EC8C-4D3D-47C9-B38A-8B160B609985}" presName="Name17" presStyleLbl="parChTrans1D3" presStyleIdx="2" presStyleCnt="6"/>
      <dgm:spPr/>
      <dgm:t>
        <a:bodyPr/>
        <a:lstStyle/>
        <a:p>
          <a:endParaRPr lang="zh-TW" altLang="en-US"/>
        </a:p>
      </dgm:t>
    </dgm:pt>
    <dgm:pt modelId="{8F01409F-211F-4566-943E-48DB350AF437}" type="pres">
      <dgm:prSet presAssocID="{F916ECA7-3298-4741-8F4C-DF984EC3D0D6}" presName="hierRoot3" presStyleCnt="0"/>
      <dgm:spPr/>
    </dgm:pt>
    <dgm:pt modelId="{C2663409-6424-4D64-BDF6-8D60E8AC0D08}" type="pres">
      <dgm:prSet presAssocID="{F916ECA7-3298-4741-8F4C-DF984EC3D0D6}" presName="composite3" presStyleCnt="0"/>
      <dgm:spPr/>
    </dgm:pt>
    <dgm:pt modelId="{8C250D04-E337-4EE5-AD1C-5B825308050E}" type="pres">
      <dgm:prSet presAssocID="{F916ECA7-3298-4741-8F4C-DF984EC3D0D6}" presName="background3" presStyleLbl="node3" presStyleIdx="2" presStyleCnt="6"/>
      <dgm:spPr/>
    </dgm:pt>
    <dgm:pt modelId="{2CE93A6A-BE56-4DB2-9845-F8C548514579}" type="pres">
      <dgm:prSet presAssocID="{F916ECA7-3298-4741-8F4C-DF984EC3D0D6}" presName="text3" presStyleLbl="fgAcc3" presStyleIdx="2" presStyleCnt="6">
        <dgm:presLayoutVars>
          <dgm:chPref val="3"/>
        </dgm:presLayoutVars>
      </dgm:prSet>
      <dgm:spPr/>
      <dgm:t>
        <a:bodyPr/>
        <a:lstStyle/>
        <a:p>
          <a:endParaRPr lang="zh-TW" altLang="en-US"/>
        </a:p>
      </dgm:t>
    </dgm:pt>
    <dgm:pt modelId="{B69CD5CD-9E18-4D7A-9329-DEB71F6EAE9C}" type="pres">
      <dgm:prSet presAssocID="{F916ECA7-3298-4741-8F4C-DF984EC3D0D6}" presName="hierChild4" presStyleCnt="0"/>
      <dgm:spPr/>
    </dgm:pt>
    <dgm:pt modelId="{99020248-5004-4D45-B7BD-78694E184054}" type="pres">
      <dgm:prSet presAssocID="{FD83CB24-00C4-4646-8031-76096B057F36}" presName="Name10" presStyleLbl="parChTrans1D2" presStyleIdx="1" presStyleCnt="3"/>
      <dgm:spPr/>
      <dgm:t>
        <a:bodyPr/>
        <a:lstStyle/>
        <a:p>
          <a:endParaRPr lang="zh-TW" altLang="en-US"/>
        </a:p>
      </dgm:t>
    </dgm:pt>
    <dgm:pt modelId="{E8442C84-95AB-4A25-9704-768696C89BE1}" type="pres">
      <dgm:prSet presAssocID="{8959BC9C-8067-4513-BFE1-68024D5F78F5}" presName="hierRoot2" presStyleCnt="0"/>
      <dgm:spPr/>
    </dgm:pt>
    <dgm:pt modelId="{3D55FCBF-9EA6-4FE1-9531-857FA170AF20}" type="pres">
      <dgm:prSet presAssocID="{8959BC9C-8067-4513-BFE1-68024D5F78F5}" presName="composite2" presStyleCnt="0"/>
      <dgm:spPr/>
    </dgm:pt>
    <dgm:pt modelId="{71C081AD-506B-407E-A1F6-68E94E98316D}" type="pres">
      <dgm:prSet presAssocID="{8959BC9C-8067-4513-BFE1-68024D5F78F5}" presName="background2" presStyleLbl="node2" presStyleIdx="1" presStyleCnt="3"/>
      <dgm:spPr/>
    </dgm:pt>
    <dgm:pt modelId="{51DC6618-0993-4519-9B50-DF90998AD505}" type="pres">
      <dgm:prSet presAssocID="{8959BC9C-8067-4513-BFE1-68024D5F78F5}" presName="text2" presStyleLbl="fgAcc2" presStyleIdx="1" presStyleCnt="3" custScaleX="203917" custScaleY="120672">
        <dgm:presLayoutVars>
          <dgm:chPref val="3"/>
        </dgm:presLayoutVars>
      </dgm:prSet>
      <dgm:spPr/>
      <dgm:t>
        <a:bodyPr/>
        <a:lstStyle/>
        <a:p>
          <a:endParaRPr lang="zh-TW" altLang="en-US"/>
        </a:p>
      </dgm:t>
    </dgm:pt>
    <dgm:pt modelId="{BC9A6967-6FD8-4DDA-BFEF-EC5B0C9A9FF6}" type="pres">
      <dgm:prSet presAssocID="{8959BC9C-8067-4513-BFE1-68024D5F78F5}" presName="hierChild3" presStyleCnt="0"/>
      <dgm:spPr/>
    </dgm:pt>
    <dgm:pt modelId="{8C2BCE97-FA26-44E4-936A-C9FE4BB36AAB}" type="pres">
      <dgm:prSet presAssocID="{3F06B28B-BAE8-4566-9441-DFD24F2EEDA5}" presName="Name17" presStyleLbl="parChTrans1D3" presStyleIdx="3" presStyleCnt="6"/>
      <dgm:spPr/>
      <dgm:t>
        <a:bodyPr/>
        <a:lstStyle/>
        <a:p>
          <a:endParaRPr lang="zh-TW" altLang="en-US"/>
        </a:p>
      </dgm:t>
    </dgm:pt>
    <dgm:pt modelId="{5D410AD3-9A80-446C-8BD4-689ADF80960E}" type="pres">
      <dgm:prSet presAssocID="{C298D73F-61F4-4253-B1AF-04EE376D8AC2}" presName="hierRoot3" presStyleCnt="0"/>
      <dgm:spPr/>
    </dgm:pt>
    <dgm:pt modelId="{01BF3211-82B3-48BA-A567-0EA10CE67491}" type="pres">
      <dgm:prSet presAssocID="{C298D73F-61F4-4253-B1AF-04EE376D8AC2}" presName="composite3" presStyleCnt="0"/>
      <dgm:spPr/>
    </dgm:pt>
    <dgm:pt modelId="{1AD6E51E-8692-4837-93BA-D39A902EE7A9}" type="pres">
      <dgm:prSet presAssocID="{C298D73F-61F4-4253-B1AF-04EE376D8AC2}" presName="background3" presStyleLbl="node3" presStyleIdx="3" presStyleCnt="6"/>
      <dgm:spPr/>
    </dgm:pt>
    <dgm:pt modelId="{84B6D6C7-2B05-4435-9C71-0C346C8ED6F7}" type="pres">
      <dgm:prSet presAssocID="{C298D73F-61F4-4253-B1AF-04EE376D8AC2}" presName="text3" presStyleLbl="fgAcc3" presStyleIdx="3" presStyleCnt="6">
        <dgm:presLayoutVars>
          <dgm:chPref val="3"/>
        </dgm:presLayoutVars>
      </dgm:prSet>
      <dgm:spPr/>
      <dgm:t>
        <a:bodyPr/>
        <a:lstStyle/>
        <a:p>
          <a:endParaRPr lang="zh-TW" altLang="en-US"/>
        </a:p>
      </dgm:t>
    </dgm:pt>
    <dgm:pt modelId="{ECE55189-B53A-4EFD-9589-F8F8CCBB6B79}" type="pres">
      <dgm:prSet presAssocID="{C298D73F-61F4-4253-B1AF-04EE376D8AC2}" presName="hierChild4" presStyleCnt="0"/>
      <dgm:spPr/>
    </dgm:pt>
    <dgm:pt modelId="{71C6CE8B-C548-4E84-B309-77F0D8A9AE02}" type="pres">
      <dgm:prSet presAssocID="{4E9E0115-C84A-482C-A958-5FFA22837A7B}" presName="Name17" presStyleLbl="parChTrans1D3" presStyleIdx="4" presStyleCnt="6"/>
      <dgm:spPr/>
      <dgm:t>
        <a:bodyPr/>
        <a:lstStyle/>
        <a:p>
          <a:endParaRPr lang="zh-TW" altLang="en-US"/>
        </a:p>
      </dgm:t>
    </dgm:pt>
    <dgm:pt modelId="{E9100B1B-EA75-4003-913F-E3B988BE6156}" type="pres">
      <dgm:prSet presAssocID="{89189D22-5359-4EF3-AB76-0953C7747BBE}" presName="hierRoot3" presStyleCnt="0"/>
      <dgm:spPr/>
    </dgm:pt>
    <dgm:pt modelId="{5E745A00-1B8E-4AFA-82E5-3E13325FE653}" type="pres">
      <dgm:prSet presAssocID="{89189D22-5359-4EF3-AB76-0953C7747BBE}" presName="composite3" presStyleCnt="0"/>
      <dgm:spPr/>
    </dgm:pt>
    <dgm:pt modelId="{B8CE7091-D776-49E8-89BD-7083BD7E46C6}" type="pres">
      <dgm:prSet presAssocID="{89189D22-5359-4EF3-AB76-0953C7747BBE}" presName="background3" presStyleLbl="node3" presStyleIdx="4" presStyleCnt="6"/>
      <dgm:spPr/>
    </dgm:pt>
    <dgm:pt modelId="{9D39EAC0-EF35-4B55-AE78-5BCB3A19021E}" type="pres">
      <dgm:prSet presAssocID="{89189D22-5359-4EF3-AB76-0953C7747BBE}" presName="text3" presStyleLbl="fgAcc3" presStyleIdx="4" presStyleCnt="6">
        <dgm:presLayoutVars>
          <dgm:chPref val="3"/>
        </dgm:presLayoutVars>
      </dgm:prSet>
      <dgm:spPr/>
      <dgm:t>
        <a:bodyPr/>
        <a:lstStyle/>
        <a:p>
          <a:endParaRPr lang="zh-TW" altLang="en-US"/>
        </a:p>
      </dgm:t>
    </dgm:pt>
    <dgm:pt modelId="{70AF102F-256E-4CD7-95E7-76F47C8B0246}" type="pres">
      <dgm:prSet presAssocID="{89189D22-5359-4EF3-AB76-0953C7747BBE}" presName="hierChild4" presStyleCnt="0"/>
      <dgm:spPr/>
    </dgm:pt>
    <dgm:pt modelId="{C18489BD-D7A4-431C-BE42-949A5BFF4C9C}" type="pres">
      <dgm:prSet presAssocID="{6D21AD9A-E987-435B-B48E-65213CF3D4FC}" presName="Name10" presStyleLbl="parChTrans1D2" presStyleIdx="2" presStyleCnt="3"/>
      <dgm:spPr/>
      <dgm:t>
        <a:bodyPr/>
        <a:lstStyle/>
        <a:p>
          <a:endParaRPr lang="zh-TW" altLang="en-US"/>
        </a:p>
      </dgm:t>
    </dgm:pt>
    <dgm:pt modelId="{D0BD8124-1BD5-4337-BE0E-A170890F4301}" type="pres">
      <dgm:prSet presAssocID="{0EAD22E3-3D15-4D83-9C0F-2BF1D58EAF10}" presName="hierRoot2" presStyleCnt="0"/>
      <dgm:spPr/>
    </dgm:pt>
    <dgm:pt modelId="{1A7A65B4-95A1-49C6-9023-274AE9847219}" type="pres">
      <dgm:prSet presAssocID="{0EAD22E3-3D15-4D83-9C0F-2BF1D58EAF10}" presName="composite2" presStyleCnt="0"/>
      <dgm:spPr/>
    </dgm:pt>
    <dgm:pt modelId="{47DECAE9-7F10-4D18-A7FF-100AA513DC30}" type="pres">
      <dgm:prSet presAssocID="{0EAD22E3-3D15-4D83-9C0F-2BF1D58EAF10}" presName="background2" presStyleLbl="node2" presStyleIdx="2" presStyleCnt="3"/>
      <dgm:spPr/>
    </dgm:pt>
    <dgm:pt modelId="{ACD9D116-9200-4512-AA59-4B1CAB8C05CF}" type="pres">
      <dgm:prSet presAssocID="{0EAD22E3-3D15-4D83-9C0F-2BF1D58EAF10}" presName="text2" presStyleLbl="fgAcc2" presStyleIdx="2" presStyleCnt="3" custScaleX="196901" custScaleY="125234">
        <dgm:presLayoutVars>
          <dgm:chPref val="3"/>
        </dgm:presLayoutVars>
      </dgm:prSet>
      <dgm:spPr/>
      <dgm:t>
        <a:bodyPr/>
        <a:lstStyle/>
        <a:p>
          <a:endParaRPr lang="zh-TW" altLang="en-US"/>
        </a:p>
      </dgm:t>
    </dgm:pt>
    <dgm:pt modelId="{FDCEA1A8-CF88-4339-9371-D1282604C763}" type="pres">
      <dgm:prSet presAssocID="{0EAD22E3-3D15-4D83-9C0F-2BF1D58EAF10}" presName="hierChild3" presStyleCnt="0"/>
      <dgm:spPr/>
    </dgm:pt>
    <dgm:pt modelId="{3239F678-6829-4804-B7F5-55E7997B24E7}" type="pres">
      <dgm:prSet presAssocID="{B3B0C97B-00A7-47A8-A7BE-CC939A3EAB32}" presName="Name17" presStyleLbl="parChTrans1D3" presStyleIdx="5" presStyleCnt="6"/>
      <dgm:spPr/>
      <dgm:t>
        <a:bodyPr/>
        <a:lstStyle/>
        <a:p>
          <a:endParaRPr lang="zh-TW" altLang="en-US"/>
        </a:p>
      </dgm:t>
    </dgm:pt>
    <dgm:pt modelId="{67C72D23-58D1-4865-8A5C-25771B8B8106}" type="pres">
      <dgm:prSet presAssocID="{845F41E4-B6F8-4834-8530-2E97DE4940E5}" presName="hierRoot3" presStyleCnt="0"/>
      <dgm:spPr/>
    </dgm:pt>
    <dgm:pt modelId="{BDA838AD-444D-432F-BC62-90A0354D87A9}" type="pres">
      <dgm:prSet presAssocID="{845F41E4-B6F8-4834-8530-2E97DE4940E5}" presName="composite3" presStyleCnt="0"/>
      <dgm:spPr/>
    </dgm:pt>
    <dgm:pt modelId="{E48D4DAA-744E-4D4A-B092-539E95FC3A4B}" type="pres">
      <dgm:prSet presAssocID="{845F41E4-B6F8-4834-8530-2E97DE4940E5}" presName="background3" presStyleLbl="node3" presStyleIdx="5" presStyleCnt="6"/>
      <dgm:spPr/>
    </dgm:pt>
    <dgm:pt modelId="{B99D253E-BBE4-48B7-B213-B39B7F9C060B}" type="pres">
      <dgm:prSet presAssocID="{845F41E4-B6F8-4834-8530-2E97DE4940E5}" presName="text3" presStyleLbl="fgAcc3" presStyleIdx="5" presStyleCnt="6" custScaleX="140600" custScaleY="105081" custLinFactNeighborY="-8453">
        <dgm:presLayoutVars>
          <dgm:chPref val="3"/>
        </dgm:presLayoutVars>
      </dgm:prSet>
      <dgm:spPr/>
      <dgm:t>
        <a:bodyPr/>
        <a:lstStyle/>
        <a:p>
          <a:endParaRPr lang="zh-TW" altLang="en-US"/>
        </a:p>
      </dgm:t>
    </dgm:pt>
    <dgm:pt modelId="{9D9336EB-65CD-4F3B-9742-DFC1C77033EF}" type="pres">
      <dgm:prSet presAssocID="{845F41E4-B6F8-4834-8530-2E97DE4940E5}" presName="hierChild4" presStyleCnt="0"/>
      <dgm:spPr/>
    </dgm:pt>
  </dgm:ptLst>
  <dgm:cxnLst>
    <dgm:cxn modelId="{8DB607C5-7F73-4B3E-9743-175EFEED2AC6}" type="presOf" srcId="{F916ECA7-3298-4741-8F4C-DF984EC3D0D6}" destId="{2CE93A6A-BE56-4DB2-9845-F8C548514579}" srcOrd="0" destOrd="0" presId="urn:microsoft.com/office/officeart/2005/8/layout/hierarchy1"/>
    <dgm:cxn modelId="{03E45333-0685-4796-B226-708866623F2D}" srcId="{351F90BE-3A11-4041-B418-966345D1F3F1}" destId="{831ADD29-C809-4640-BBD1-8F2518DABD76}" srcOrd="0" destOrd="0" parTransId="{F46BE497-687A-4819-96BD-A8741C0E3B75}" sibTransId="{7C62E5FF-C9A0-49CA-A01F-FBE245CCE924}"/>
    <dgm:cxn modelId="{7CD64F11-0EF5-4ACA-BA81-963FE48E6E5F}" srcId="{831ADD29-C809-4640-BBD1-8F2518DABD76}" destId="{FEE4FEAB-EDEC-47D9-B1F6-C06E758D90BA}" srcOrd="0" destOrd="0" parTransId="{C8A19881-9098-4A05-9A15-3232DD6C3CAA}" sibTransId="{28A0CA7B-6132-4657-A27E-A70517F4245A}"/>
    <dgm:cxn modelId="{DB6C529C-0114-447A-9534-B11FA697D775}" type="presOf" srcId="{351F90BE-3A11-4041-B418-966345D1F3F1}" destId="{B7F8CCD2-2C76-4373-8255-E50AACAFCEEE}" srcOrd="0" destOrd="0" presId="urn:microsoft.com/office/officeart/2005/8/layout/hierarchy1"/>
    <dgm:cxn modelId="{B2BBEA88-9FBA-4EFF-A053-850EB1B6125F}" type="presOf" srcId="{C8A19881-9098-4A05-9A15-3232DD6C3CAA}" destId="{39A3B1F6-881C-4006-8C53-6299C2A77C18}" srcOrd="0" destOrd="0" presId="urn:microsoft.com/office/officeart/2005/8/layout/hierarchy1"/>
    <dgm:cxn modelId="{01EE4289-E097-48A9-9530-A728550C4590}" srcId="{FEE4FEAB-EDEC-47D9-B1F6-C06E758D90BA}" destId="{F916ECA7-3298-4741-8F4C-DF984EC3D0D6}" srcOrd="2" destOrd="0" parTransId="{D488EC8C-4D3D-47C9-B38A-8B160B609985}" sibTransId="{D5765D43-9683-4BB6-88AB-D3A910B888D2}"/>
    <dgm:cxn modelId="{696B9683-5EDA-4DEF-9B4A-3A3AEC55E788}" type="presOf" srcId="{6D21AD9A-E987-435B-B48E-65213CF3D4FC}" destId="{C18489BD-D7A4-431C-BE42-949A5BFF4C9C}" srcOrd="0" destOrd="0" presId="urn:microsoft.com/office/officeart/2005/8/layout/hierarchy1"/>
    <dgm:cxn modelId="{9734E002-7122-4594-99E7-BDF0F8DB9F1B}" type="presOf" srcId="{845F41E4-B6F8-4834-8530-2E97DE4940E5}" destId="{B99D253E-BBE4-48B7-B213-B39B7F9C060B}" srcOrd="0" destOrd="0" presId="urn:microsoft.com/office/officeart/2005/8/layout/hierarchy1"/>
    <dgm:cxn modelId="{9B59F6BE-8A0B-4A03-A7D2-6654C76E6602}" srcId="{831ADD29-C809-4640-BBD1-8F2518DABD76}" destId="{8959BC9C-8067-4513-BFE1-68024D5F78F5}" srcOrd="1" destOrd="0" parTransId="{FD83CB24-00C4-4646-8031-76096B057F36}" sibTransId="{687340D9-54D0-4380-89CE-372E2B037100}"/>
    <dgm:cxn modelId="{6DB738AD-5819-4149-A023-54CBF5769169}" type="presOf" srcId="{D0179581-8FAA-46BA-9A98-A962748D268F}" destId="{3CF5225E-AF16-45DB-8D93-5768985C8722}" srcOrd="0" destOrd="0" presId="urn:microsoft.com/office/officeart/2005/8/layout/hierarchy1"/>
    <dgm:cxn modelId="{1E67A153-6AA0-41DD-9B3E-A088E624B132}" srcId="{FEE4FEAB-EDEC-47D9-B1F6-C06E758D90BA}" destId="{18F54629-326D-40FC-95C5-A378EBE11295}" srcOrd="0" destOrd="0" parTransId="{DCB22A08-E253-49CF-A6A8-6DAAAE7E7C9F}" sibTransId="{8D13AB0A-309B-48CE-A086-41A7B08743B9}"/>
    <dgm:cxn modelId="{86E447AB-18D6-4759-B70B-4247A4FA4A32}" type="presOf" srcId="{4E9E0115-C84A-482C-A958-5FFA22837A7B}" destId="{71C6CE8B-C548-4E84-B309-77F0D8A9AE02}" srcOrd="0" destOrd="0" presId="urn:microsoft.com/office/officeart/2005/8/layout/hierarchy1"/>
    <dgm:cxn modelId="{A9120A17-E519-4396-A2CB-50A43824BA0C}" type="presOf" srcId="{89189D22-5359-4EF3-AB76-0953C7747BBE}" destId="{9D39EAC0-EF35-4B55-AE78-5BCB3A19021E}" srcOrd="0" destOrd="0" presId="urn:microsoft.com/office/officeart/2005/8/layout/hierarchy1"/>
    <dgm:cxn modelId="{B2613EBD-1F1A-438F-AD1C-D0AB6A405B13}" type="presOf" srcId="{831ADD29-C809-4640-BBD1-8F2518DABD76}" destId="{8176D29B-FD06-422A-A0AD-7E12103F8049}" srcOrd="0" destOrd="0" presId="urn:microsoft.com/office/officeart/2005/8/layout/hierarchy1"/>
    <dgm:cxn modelId="{E89DEA60-5CDC-4CCE-B7A6-11A8EFFBD34C}" srcId="{8959BC9C-8067-4513-BFE1-68024D5F78F5}" destId="{89189D22-5359-4EF3-AB76-0953C7747BBE}" srcOrd="1" destOrd="0" parTransId="{4E9E0115-C84A-482C-A958-5FFA22837A7B}" sibTransId="{82BEB438-F8E5-4ADC-B70B-E7E40A7CA8E5}"/>
    <dgm:cxn modelId="{AEA4FEA5-079F-4CC2-BD5D-7416D81CD79F}" type="presOf" srcId="{43CFE9AD-D78E-4EAB-940F-8E77621587A7}" destId="{7B9F1738-72FF-42F0-9BFC-3205FFA376FC}" srcOrd="0" destOrd="0" presId="urn:microsoft.com/office/officeart/2005/8/layout/hierarchy1"/>
    <dgm:cxn modelId="{CE5E1EFF-F35D-45FB-A801-9C8EA62B22AD}" type="presOf" srcId="{3F06B28B-BAE8-4566-9441-DFD24F2EEDA5}" destId="{8C2BCE97-FA26-44E4-936A-C9FE4BB36AAB}" srcOrd="0" destOrd="0" presId="urn:microsoft.com/office/officeart/2005/8/layout/hierarchy1"/>
    <dgm:cxn modelId="{E21E72F9-7E2C-4ED9-9948-944F57A916C3}" srcId="{FEE4FEAB-EDEC-47D9-B1F6-C06E758D90BA}" destId="{43CFE9AD-D78E-4EAB-940F-8E77621587A7}" srcOrd="1" destOrd="0" parTransId="{D0179581-8FAA-46BA-9A98-A962748D268F}" sibTransId="{994FB9D7-B468-43D6-BB1E-23B8186B2AEA}"/>
    <dgm:cxn modelId="{51519675-96BF-4AE1-B201-F1ABE9CB6BD2}" type="presOf" srcId="{D488EC8C-4D3D-47C9-B38A-8B160B609985}" destId="{16BF8B0B-21B4-4F19-9E0F-37BE35D51891}" srcOrd="0" destOrd="0" presId="urn:microsoft.com/office/officeart/2005/8/layout/hierarchy1"/>
    <dgm:cxn modelId="{5A0033AD-BF52-4155-A2D8-DC94854D2492}" type="presOf" srcId="{FD83CB24-00C4-4646-8031-76096B057F36}" destId="{99020248-5004-4D45-B7BD-78694E184054}" srcOrd="0" destOrd="0" presId="urn:microsoft.com/office/officeart/2005/8/layout/hierarchy1"/>
    <dgm:cxn modelId="{9CE733F3-B937-41A9-B0FA-4845B292C7D7}" srcId="{8959BC9C-8067-4513-BFE1-68024D5F78F5}" destId="{C298D73F-61F4-4253-B1AF-04EE376D8AC2}" srcOrd="0" destOrd="0" parTransId="{3F06B28B-BAE8-4566-9441-DFD24F2EEDA5}" sibTransId="{2AD3DF10-B1F4-4171-8330-FA84FF9497C8}"/>
    <dgm:cxn modelId="{EA9719F6-D804-4B00-9D22-306AFEED13AF}" type="presOf" srcId="{8959BC9C-8067-4513-BFE1-68024D5F78F5}" destId="{51DC6618-0993-4519-9B50-DF90998AD505}" srcOrd="0" destOrd="0" presId="urn:microsoft.com/office/officeart/2005/8/layout/hierarchy1"/>
    <dgm:cxn modelId="{3365AA65-21A9-42A9-96CD-A6A7B7567B45}" type="presOf" srcId="{B3B0C97B-00A7-47A8-A7BE-CC939A3EAB32}" destId="{3239F678-6829-4804-B7F5-55E7997B24E7}" srcOrd="0" destOrd="0" presId="urn:microsoft.com/office/officeart/2005/8/layout/hierarchy1"/>
    <dgm:cxn modelId="{3D1ADBDD-6802-48FE-82DA-F5A49C45428A}" type="presOf" srcId="{18F54629-326D-40FC-95C5-A378EBE11295}" destId="{1B052277-EE98-4AD2-950B-5B9B5CA12A32}" srcOrd="0" destOrd="0" presId="urn:microsoft.com/office/officeart/2005/8/layout/hierarchy1"/>
    <dgm:cxn modelId="{D16BECEF-89BC-420F-BC76-5D3C0E452277}" srcId="{0EAD22E3-3D15-4D83-9C0F-2BF1D58EAF10}" destId="{845F41E4-B6F8-4834-8530-2E97DE4940E5}" srcOrd="0" destOrd="0" parTransId="{B3B0C97B-00A7-47A8-A7BE-CC939A3EAB32}" sibTransId="{260FBD79-3724-42A6-88E0-464026FBF2A3}"/>
    <dgm:cxn modelId="{71490F69-3CAB-4781-B124-07ACF2F71A68}" srcId="{831ADD29-C809-4640-BBD1-8F2518DABD76}" destId="{0EAD22E3-3D15-4D83-9C0F-2BF1D58EAF10}" srcOrd="2" destOrd="0" parTransId="{6D21AD9A-E987-435B-B48E-65213CF3D4FC}" sibTransId="{3112F393-0E97-44FE-B608-EF4EFD8775EE}"/>
    <dgm:cxn modelId="{63F98274-F4CD-48D3-9698-31F9575CC641}" type="presOf" srcId="{0EAD22E3-3D15-4D83-9C0F-2BF1D58EAF10}" destId="{ACD9D116-9200-4512-AA59-4B1CAB8C05CF}" srcOrd="0" destOrd="0" presId="urn:microsoft.com/office/officeart/2005/8/layout/hierarchy1"/>
    <dgm:cxn modelId="{51360A93-6A5F-45B1-A7C9-553AD0798007}" type="presOf" srcId="{C298D73F-61F4-4253-B1AF-04EE376D8AC2}" destId="{84B6D6C7-2B05-4435-9C71-0C346C8ED6F7}" srcOrd="0" destOrd="0" presId="urn:microsoft.com/office/officeart/2005/8/layout/hierarchy1"/>
    <dgm:cxn modelId="{54421498-7937-47E5-87A4-FB19D65468E1}" type="presOf" srcId="{DCB22A08-E253-49CF-A6A8-6DAAAE7E7C9F}" destId="{EE55A2B3-94FA-4C71-A645-9EB461C666C2}" srcOrd="0" destOrd="0" presId="urn:microsoft.com/office/officeart/2005/8/layout/hierarchy1"/>
    <dgm:cxn modelId="{F74D87D7-5DAD-46E6-BB03-A04BFBB6273F}" type="presOf" srcId="{FEE4FEAB-EDEC-47D9-B1F6-C06E758D90BA}" destId="{E6A3D2FD-1B38-4E7F-9927-C5CBDD784424}" srcOrd="0" destOrd="0" presId="urn:microsoft.com/office/officeart/2005/8/layout/hierarchy1"/>
    <dgm:cxn modelId="{D9E45780-17DE-4155-ABCC-8A154E7A0AAA}" type="presParOf" srcId="{B7F8CCD2-2C76-4373-8255-E50AACAFCEEE}" destId="{F9A4C7FB-93FE-4953-998F-FDB1F042A688}" srcOrd="0" destOrd="0" presId="urn:microsoft.com/office/officeart/2005/8/layout/hierarchy1"/>
    <dgm:cxn modelId="{7FF15C1D-2900-4989-929D-4C6B08E0286B}" type="presParOf" srcId="{F9A4C7FB-93FE-4953-998F-FDB1F042A688}" destId="{B4FB2994-D868-4E4F-A4F6-954594DB44EF}" srcOrd="0" destOrd="0" presId="urn:microsoft.com/office/officeart/2005/8/layout/hierarchy1"/>
    <dgm:cxn modelId="{D3FFEEAB-170F-45BF-927B-1951152877EF}" type="presParOf" srcId="{B4FB2994-D868-4E4F-A4F6-954594DB44EF}" destId="{CF1885E2-E760-4F58-9667-96E045BCF348}" srcOrd="0" destOrd="0" presId="urn:microsoft.com/office/officeart/2005/8/layout/hierarchy1"/>
    <dgm:cxn modelId="{36C16ACC-AA89-4085-B4E3-C147197EF112}" type="presParOf" srcId="{B4FB2994-D868-4E4F-A4F6-954594DB44EF}" destId="{8176D29B-FD06-422A-A0AD-7E12103F8049}" srcOrd="1" destOrd="0" presId="urn:microsoft.com/office/officeart/2005/8/layout/hierarchy1"/>
    <dgm:cxn modelId="{4872E35D-E891-4AEF-9638-0AB08C270EFB}" type="presParOf" srcId="{F9A4C7FB-93FE-4953-998F-FDB1F042A688}" destId="{8500865A-462F-4DF2-AB1B-667BECD5B902}" srcOrd="1" destOrd="0" presId="urn:microsoft.com/office/officeart/2005/8/layout/hierarchy1"/>
    <dgm:cxn modelId="{FD4374F7-E5E5-4D93-A0E8-2454CA789566}" type="presParOf" srcId="{8500865A-462F-4DF2-AB1B-667BECD5B902}" destId="{39A3B1F6-881C-4006-8C53-6299C2A77C18}" srcOrd="0" destOrd="0" presId="urn:microsoft.com/office/officeart/2005/8/layout/hierarchy1"/>
    <dgm:cxn modelId="{58BC48C9-EB48-45B3-A1C1-68BF594E8E36}" type="presParOf" srcId="{8500865A-462F-4DF2-AB1B-667BECD5B902}" destId="{04302E5F-44DC-4D08-922D-05C3D3D725D2}" srcOrd="1" destOrd="0" presId="urn:microsoft.com/office/officeart/2005/8/layout/hierarchy1"/>
    <dgm:cxn modelId="{E48335EA-87C9-4611-8721-DE5E75B19FF6}" type="presParOf" srcId="{04302E5F-44DC-4D08-922D-05C3D3D725D2}" destId="{088628EF-B30C-4E90-B316-FB12657CAF48}" srcOrd="0" destOrd="0" presId="urn:microsoft.com/office/officeart/2005/8/layout/hierarchy1"/>
    <dgm:cxn modelId="{4E52E5DB-905D-43FD-83B8-EB37BD4DBEF7}" type="presParOf" srcId="{088628EF-B30C-4E90-B316-FB12657CAF48}" destId="{54725E6D-CCC9-4027-B675-C505432C48B1}" srcOrd="0" destOrd="0" presId="urn:microsoft.com/office/officeart/2005/8/layout/hierarchy1"/>
    <dgm:cxn modelId="{766754AF-E08E-432C-871F-3B4C0B7EDDC9}" type="presParOf" srcId="{088628EF-B30C-4E90-B316-FB12657CAF48}" destId="{E6A3D2FD-1B38-4E7F-9927-C5CBDD784424}" srcOrd="1" destOrd="0" presId="urn:microsoft.com/office/officeart/2005/8/layout/hierarchy1"/>
    <dgm:cxn modelId="{5AE82242-0A11-474D-B08D-F3F4A5A7AF95}" type="presParOf" srcId="{04302E5F-44DC-4D08-922D-05C3D3D725D2}" destId="{35701B15-A145-43D6-9051-CFBD923B9644}" srcOrd="1" destOrd="0" presId="urn:microsoft.com/office/officeart/2005/8/layout/hierarchy1"/>
    <dgm:cxn modelId="{2703453A-BA73-4487-A29F-78E9C60DB884}" type="presParOf" srcId="{35701B15-A145-43D6-9051-CFBD923B9644}" destId="{EE55A2B3-94FA-4C71-A645-9EB461C666C2}" srcOrd="0" destOrd="0" presId="urn:microsoft.com/office/officeart/2005/8/layout/hierarchy1"/>
    <dgm:cxn modelId="{FA2775DC-D896-4080-988D-FE30DD433EA1}" type="presParOf" srcId="{35701B15-A145-43D6-9051-CFBD923B9644}" destId="{674EEC04-8195-428B-82F7-3C44EA072F04}" srcOrd="1" destOrd="0" presId="urn:microsoft.com/office/officeart/2005/8/layout/hierarchy1"/>
    <dgm:cxn modelId="{52245B3F-B8F3-4130-863F-2B72B0A50417}" type="presParOf" srcId="{674EEC04-8195-428B-82F7-3C44EA072F04}" destId="{97129350-A993-411D-A5E2-04A9B78B0365}" srcOrd="0" destOrd="0" presId="urn:microsoft.com/office/officeart/2005/8/layout/hierarchy1"/>
    <dgm:cxn modelId="{C5619485-A089-42D8-9560-AC23257968A5}" type="presParOf" srcId="{97129350-A993-411D-A5E2-04A9B78B0365}" destId="{1CF04E7D-8320-4B0D-B563-C1DD51D027C3}" srcOrd="0" destOrd="0" presId="urn:microsoft.com/office/officeart/2005/8/layout/hierarchy1"/>
    <dgm:cxn modelId="{718F7259-B823-41A9-9D78-145C5EBD2921}" type="presParOf" srcId="{97129350-A993-411D-A5E2-04A9B78B0365}" destId="{1B052277-EE98-4AD2-950B-5B9B5CA12A32}" srcOrd="1" destOrd="0" presId="urn:microsoft.com/office/officeart/2005/8/layout/hierarchy1"/>
    <dgm:cxn modelId="{A97EE6F8-F276-4FA4-BD95-0522847E4859}" type="presParOf" srcId="{674EEC04-8195-428B-82F7-3C44EA072F04}" destId="{AD8B5911-4A93-40AF-AC98-A2FA45C0C715}" srcOrd="1" destOrd="0" presId="urn:microsoft.com/office/officeart/2005/8/layout/hierarchy1"/>
    <dgm:cxn modelId="{FA3F88D4-EAE4-4B71-B0DB-EC1212329FA7}" type="presParOf" srcId="{35701B15-A145-43D6-9051-CFBD923B9644}" destId="{3CF5225E-AF16-45DB-8D93-5768985C8722}" srcOrd="2" destOrd="0" presId="urn:microsoft.com/office/officeart/2005/8/layout/hierarchy1"/>
    <dgm:cxn modelId="{205D2E96-928B-43A0-A78C-9C1FEC893FE9}" type="presParOf" srcId="{35701B15-A145-43D6-9051-CFBD923B9644}" destId="{D45AF242-3159-4FAC-9E53-2AA8813C9F5F}" srcOrd="3" destOrd="0" presId="urn:microsoft.com/office/officeart/2005/8/layout/hierarchy1"/>
    <dgm:cxn modelId="{C84C4233-6086-4A1B-85EE-80321768CB29}" type="presParOf" srcId="{D45AF242-3159-4FAC-9E53-2AA8813C9F5F}" destId="{BA43ABEC-B9C3-4C8D-A708-FE625A3E2CA7}" srcOrd="0" destOrd="0" presId="urn:microsoft.com/office/officeart/2005/8/layout/hierarchy1"/>
    <dgm:cxn modelId="{4E5BDE80-4435-4328-955A-18BA06D1FBD3}" type="presParOf" srcId="{BA43ABEC-B9C3-4C8D-A708-FE625A3E2CA7}" destId="{A4EB71FE-A606-4629-B796-7CF735974ED6}" srcOrd="0" destOrd="0" presId="urn:microsoft.com/office/officeart/2005/8/layout/hierarchy1"/>
    <dgm:cxn modelId="{9995E481-7F3B-452C-95B7-2F0C4267113A}" type="presParOf" srcId="{BA43ABEC-B9C3-4C8D-A708-FE625A3E2CA7}" destId="{7B9F1738-72FF-42F0-9BFC-3205FFA376FC}" srcOrd="1" destOrd="0" presId="urn:microsoft.com/office/officeart/2005/8/layout/hierarchy1"/>
    <dgm:cxn modelId="{9BE836F0-2017-4E21-8D04-5CECBD0F4382}" type="presParOf" srcId="{D45AF242-3159-4FAC-9E53-2AA8813C9F5F}" destId="{868A244D-5F1C-4FE8-81FA-A0635DC91717}" srcOrd="1" destOrd="0" presId="urn:microsoft.com/office/officeart/2005/8/layout/hierarchy1"/>
    <dgm:cxn modelId="{98E96891-2093-4CE6-9ACC-C664EB7079C7}" type="presParOf" srcId="{35701B15-A145-43D6-9051-CFBD923B9644}" destId="{16BF8B0B-21B4-4F19-9E0F-37BE35D51891}" srcOrd="4" destOrd="0" presId="urn:microsoft.com/office/officeart/2005/8/layout/hierarchy1"/>
    <dgm:cxn modelId="{C53A9DDC-1E8D-4191-A7D8-D4596142194B}" type="presParOf" srcId="{35701B15-A145-43D6-9051-CFBD923B9644}" destId="{8F01409F-211F-4566-943E-48DB350AF437}" srcOrd="5" destOrd="0" presId="urn:microsoft.com/office/officeart/2005/8/layout/hierarchy1"/>
    <dgm:cxn modelId="{EA012461-3FE4-4CF9-83E9-71ECDD759165}" type="presParOf" srcId="{8F01409F-211F-4566-943E-48DB350AF437}" destId="{C2663409-6424-4D64-BDF6-8D60E8AC0D08}" srcOrd="0" destOrd="0" presId="urn:microsoft.com/office/officeart/2005/8/layout/hierarchy1"/>
    <dgm:cxn modelId="{599AD4D9-238D-4A81-B640-15FC0CC79E47}" type="presParOf" srcId="{C2663409-6424-4D64-BDF6-8D60E8AC0D08}" destId="{8C250D04-E337-4EE5-AD1C-5B825308050E}" srcOrd="0" destOrd="0" presId="urn:microsoft.com/office/officeart/2005/8/layout/hierarchy1"/>
    <dgm:cxn modelId="{D2328A74-0EE7-48C7-BD1E-97E925A36745}" type="presParOf" srcId="{C2663409-6424-4D64-BDF6-8D60E8AC0D08}" destId="{2CE93A6A-BE56-4DB2-9845-F8C548514579}" srcOrd="1" destOrd="0" presId="urn:microsoft.com/office/officeart/2005/8/layout/hierarchy1"/>
    <dgm:cxn modelId="{32118EFA-46C4-4D88-8F9C-A385C3370977}" type="presParOf" srcId="{8F01409F-211F-4566-943E-48DB350AF437}" destId="{B69CD5CD-9E18-4D7A-9329-DEB71F6EAE9C}" srcOrd="1" destOrd="0" presId="urn:microsoft.com/office/officeart/2005/8/layout/hierarchy1"/>
    <dgm:cxn modelId="{F563F238-2689-41E5-80A5-850AB6FA1B60}" type="presParOf" srcId="{8500865A-462F-4DF2-AB1B-667BECD5B902}" destId="{99020248-5004-4D45-B7BD-78694E184054}" srcOrd="2" destOrd="0" presId="urn:microsoft.com/office/officeart/2005/8/layout/hierarchy1"/>
    <dgm:cxn modelId="{4886B80A-747B-4066-AA3A-EA315E04F48E}" type="presParOf" srcId="{8500865A-462F-4DF2-AB1B-667BECD5B902}" destId="{E8442C84-95AB-4A25-9704-768696C89BE1}" srcOrd="3" destOrd="0" presId="urn:microsoft.com/office/officeart/2005/8/layout/hierarchy1"/>
    <dgm:cxn modelId="{E9F09B93-8ECF-4DB3-94D8-6DD6448EDA98}" type="presParOf" srcId="{E8442C84-95AB-4A25-9704-768696C89BE1}" destId="{3D55FCBF-9EA6-4FE1-9531-857FA170AF20}" srcOrd="0" destOrd="0" presId="urn:microsoft.com/office/officeart/2005/8/layout/hierarchy1"/>
    <dgm:cxn modelId="{BC6EC345-41B5-456F-B846-1B8AF7CEAA01}" type="presParOf" srcId="{3D55FCBF-9EA6-4FE1-9531-857FA170AF20}" destId="{71C081AD-506B-407E-A1F6-68E94E98316D}" srcOrd="0" destOrd="0" presId="urn:microsoft.com/office/officeart/2005/8/layout/hierarchy1"/>
    <dgm:cxn modelId="{9243B4F9-DDD3-405A-9315-B396FDA786C6}" type="presParOf" srcId="{3D55FCBF-9EA6-4FE1-9531-857FA170AF20}" destId="{51DC6618-0993-4519-9B50-DF90998AD505}" srcOrd="1" destOrd="0" presId="urn:microsoft.com/office/officeart/2005/8/layout/hierarchy1"/>
    <dgm:cxn modelId="{F7B1A711-CF61-4E32-91B0-BE72F3A23EA8}" type="presParOf" srcId="{E8442C84-95AB-4A25-9704-768696C89BE1}" destId="{BC9A6967-6FD8-4DDA-BFEF-EC5B0C9A9FF6}" srcOrd="1" destOrd="0" presId="urn:microsoft.com/office/officeart/2005/8/layout/hierarchy1"/>
    <dgm:cxn modelId="{8FF481B0-143C-4D27-AABF-49F53EDEA6D6}" type="presParOf" srcId="{BC9A6967-6FD8-4DDA-BFEF-EC5B0C9A9FF6}" destId="{8C2BCE97-FA26-44E4-936A-C9FE4BB36AAB}" srcOrd="0" destOrd="0" presId="urn:microsoft.com/office/officeart/2005/8/layout/hierarchy1"/>
    <dgm:cxn modelId="{C6460ACD-F109-448A-8B09-817358312D87}" type="presParOf" srcId="{BC9A6967-6FD8-4DDA-BFEF-EC5B0C9A9FF6}" destId="{5D410AD3-9A80-446C-8BD4-689ADF80960E}" srcOrd="1" destOrd="0" presId="urn:microsoft.com/office/officeart/2005/8/layout/hierarchy1"/>
    <dgm:cxn modelId="{6531468D-8002-409E-861C-6516BABD3BBD}" type="presParOf" srcId="{5D410AD3-9A80-446C-8BD4-689ADF80960E}" destId="{01BF3211-82B3-48BA-A567-0EA10CE67491}" srcOrd="0" destOrd="0" presId="urn:microsoft.com/office/officeart/2005/8/layout/hierarchy1"/>
    <dgm:cxn modelId="{C8961AD3-0CE5-4514-BCF4-80252077BAAC}" type="presParOf" srcId="{01BF3211-82B3-48BA-A567-0EA10CE67491}" destId="{1AD6E51E-8692-4837-93BA-D39A902EE7A9}" srcOrd="0" destOrd="0" presId="urn:microsoft.com/office/officeart/2005/8/layout/hierarchy1"/>
    <dgm:cxn modelId="{ADE36708-9385-4A66-8E73-3B3DD20A5097}" type="presParOf" srcId="{01BF3211-82B3-48BA-A567-0EA10CE67491}" destId="{84B6D6C7-2B05-4435-9C71-0C346C8ED6F7}" srcOrd="1" destOrd="0" presId="urn:microsoft.com/office/officeart/2005/8/layout/hierarchy1"/>
    <dgm:cxn modelId="{FA0F125B-0711-4445-8D19-3A193EFAA42C}" type="presParOf" srcId="{5D410AD3-9A80-446C-8BD4-689ADF80960E}" destId="{ECE55189-B53A-4EFD-9589-F8F8CCBB6B79}" srcOrd="1" destOrd="0" presId="urn:microsoft.com/office/officeart/2005/8/layout/hierarchy1"/>
    <dgm:cxn modelId="{9DF9154D-8315-4DBC-93C3-690A91496754}" type="presParOf" srcId="{BC9A6967-6FD8-4DDA-BFEF-EC5B0C9A9FF6}" destId="{71C6CE8B-C548-4E84-B309-77F0D8A9AE02}" srcOrd="2" destOrd="0" presId="urn:microsoft.com/office/officeart/2005/8/layout/hierarchy1"/>
    <dgm:cxn modelId="{87143413-B8BA-403B-B760-F9AC82E248CC}" type="presParOf" srcId="{BC9A6967-6FD8-4DDA-BFEF-EC5B0C9A9FF6}" destId="{E9100B1B-EA75-4003-913F-E3B988BE6156}" srcOrd="3" destOrd="0" presId="urn:microsoft.com/office/officeart/2005/8/layout/hierarchy1"/>
    <dgm:cxn modelId="{705D0D88-8D50-4651-8F86-73A2DDF64C5F}" type="presParOf" srcId="{E9100B1B-EA75-4003-913F-E3B988BE6156}" destId="{5E745A00-1B8E-4AFA-82E5-3E13325FE653}" srcOrd="0" destOrd="0" presId="urn:microsoft.com/office/officeart/2005/8/layout/hierarchy1"/>
    <dgm:cxn modelId="{7A5EA43D-2B08-4894-BC43-680955C4EBA6}" type="presParOf" srcId="{5E745A00-1B8E-4AFA-82E5-3E13325FE653}" destId="{B8CE7091-D776-49E8-89BD-7083BD7E46C6}" srcOrd="0" destOrd="0" presId="urn:microsoft.com/office/officeart/2005/8/layout/hierarchy1"/>
    <dgm:cxn modelId="{EE2DCCC8-3ABA-4D9B-91A8-20CBE9437184}" type="presParOf" srcId="{5E745A00-1B8E-4AFA-82E5-3E13325FE653}" destId="{9D39EAC0-EF35-4B55-AE78-5BCB3A19021E}" srcOrd="1" destOrd="0" presId="urn:microsoft.com/office/officeart/2005/8/layout/hierarchy1"/>
    <dgm:cxn modelId="{4B8CA67F-AFAF-497A-BFCE-B3E0DB9BD9A7}" type="presParOf" srcId="{E9100B1B-EA75-4003-913F-E3B988BE6156}" destId="{70AF102F-256E-4CD7-95E7-76F47C8B0246}" srcOrd="1" destOrd="0" presId="urn:microsoft.com/office/officeart/2005/8/layout/hierarchy1"/>
    <dgm:cxn modelId="{24D2E4FA-07E4-4BB0-A970-34AAF8FA3751}" type="presParOf" srcId="{8500865A-462F-4DF2-AB1B-667BECD5B902}" destId="{C18489BD-D7A4-431C-BE42-949A5BFF4C9C}" srcOrd="4" destOrd="0" presId="urn:microsoft.com/office/officeart/2005/8/layout/hierarchy1"/>
    <dgm:cxn modelId="{5E90F64D-6F5A-4F36-860C-B8101E091D22}" type="presParOf" srcId="{8500865A-462F-4DF2-AB1B-667BECD5B902}" destId="{D0BD8124-1BD5-4337-BE0E-A170890F4301}" srcOrd="5" destOrd="0" presId="urn:microsoft.com/office/officeart/2005/8/layout/hierarchy1"/>
    <dgm:cxn modelId="{C6A73F74-E051-4FCC-AEA9-159D04044D62}" type="presParOf" srcId="{D0BD8124-1BD5-4337-BE0E-A170890F4301}" destId="{1A7A65B4-95A1-49C6-9023-274AE9847219}" srcOrd="0" destOrd="0" presId="urn:microsoft.com/office/officeart/2005/8/layout/hierarchy1"/>
    <dgm:cxn modelId="{F19CF1C0-0987-4177-A791-CB35B7A48C89}" type="presParOf" srcId="{1A7A65B4-95A1-49C6-9023-274AE9847219}" destId="{47DECAE9-7F10-4D18-A7FF-100AA513DC30}" srcOrd="0" destOrd="0" presId="urn:microsoft.com/office/officeart/2005/8/layout/hierarchy1"/>
    <dgm:cxn modelId="{E8E22365-D910-4F37-959C-E4E68F6E9C8F}" type="presParOf" srcId="{1A7A65B4-95A1-49C6-9023-274AE9847219}" destId="{ACD9D116-9200-4512-AA59-4B1CAB8C05CF}" srcOrd="1" destOrd="0" presId="urn:microsoft.com/office/officeart/2005/8/layout/hierarchy1"/>
    <dgm:cxn modelId="{DD62DA72-224E-4183-BB86-30E278DC5035}" type="presParOf" srcId="{D0BD8124-1BD5-4337-BE0E-A170890F4301}" destId="{FDCEA1A8-CF88-4339-9371-D1282604C763}" srcOrd="1" destOrd="0" presId="urn:microsoft.com/office/officeart/2005/8/layout/hierarchy1"/>
    <dgm:cxn modelId="{B8C63606-9567-4802-9C3F-FCB0BF79F07F}" type="presParOf" srcId="{FDCEA1A8-CF88-4339-9371-D1282604C763}" destId="{3239F678-6829-4804-B7F5-55E7997B24E7}" srcOrd="0" destOrd="0" presId="urn:microsoft.com/office/officeart/2005/8/layout/hierarchy1"/>
    <dgm:cxn modelId="{6436324C-D4FF-44DC-B42A-F28ACC534ECF}" type="presParOf" srcId="{FDCEA1A8-CF88-4339-9371-D1282604C763}" destId="{67C72D23-58D1-4865-8A5C-25771B8B8106}" srcOrd="1" destOrd="0" presId="urn:microsoft.com/office/officeart/2005/8/layout/hierarchy1"/>
    <dgm:cxn modelId="{B586BC75-7B86-4836-9AD0-51A4BD419E15}" type="presParOf" srcId="{67C72D23-58D1-4865-8A5C-25771B8B8106}" destId="{BDA838AD-444D-432F-BC62-90A0354D87A9}" srcOrd="0" destOrd="0" presId="urn:microsoft.com/office/officeart/2005/8/layout/hierarchy1"/>
    <dgm:cxn modelId="{DBC67363-9ECF-4133-96D5-9804105B2664}" type="presParOf" srcId="{BDA838AD-444D-432F-BC62-90A0354D87A9}" destId="{E48D4DAA-744E-4D4A-B092-539E95FC3A4B}" srcOrd="0" destOrd="0" presId="urn:microsoft.com/office/officeart/2005/8/layout/hierarchy1"/>
    <dgm:cxn modelId="{B6CA0954-8AE6-444F-9A7B-BED95D228DE6}" type="presParOf" srcId="{BDA838AD-444D-432F-BC62-90A0354D87A9}" destId="{B99D253E-BBE4-48B7-B213-B39B7F9C060B}" srcOrd="1" destOrd="0" presId="urn:microsoft.com/office/officeart/2005/8/layout/hierarchy1"/>
    <dgm:cxn modelId="{B8D6EC9C-5E6F-425E-81A7-EE07B2A4CFA5}" type="presParOf" srcId="{67C72D23-58D1-4865-8A5C-25771B8B8106}" destId="{9D9336EB-65CD-4F3B-9742-DFC1C77033EF}"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39F678-6829-4804-B7F5-55E7997B24E7}">
      <dsp:nvSpPr>
        <dsp:cNvPr id="0" name=""/>
        <dsp:cNvSpPr/>
      </dsp:nvSpPr>
      <dsp:spPr>
        <a:xfrm>
          <a:off x="5674902" y="2907531"/>
          <a:ext cx="91440" cy="193522"/>
        </a:xfrm>
        <a:custGeom>
          <a:avLst/>
          <a:gdLst/>
          <a:ahLst/>
          <a:cxnLst/>
          <a:rect l="0" t="0" r="0" b="0"/>
          <a:pathLst>
            <a:path>
              <a:moveTo>
                <a:pt x="45720" y="0"/>
              </a:moveTo>
              <a:lnTo>
                <a:pt x="45720" y="1935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8489BD-D7A4-431C-BE42-949A5BFF4C9C}">
      <dsp:nvSpPr>
        <dsp:cNvPr id="0" name=""/>
        <dsp:cNvSpPr/>
      </dsp:nvSpPr>
      <dsp:spPr>
        <a:xfrm>
          <a:off x="3511163" y="2021288"/>
          <a:ext cx="2209459" cy="237322"/>
        </a:xfrm>
        <a:custGeom>
          <a:avLst/>
          <a:gdLst/>
          <a:ahLst/>
          <a:cxnLst/>
          <a:rect l="0" t="0" r="0" b="0"/>
          <a:pathLst>
            <a:path>
              <a:moveTo>
                <a:pt x="0" y="0"/>
              </a:moveTo>
              <a:lnTo>
                <a:pt x="0" y="161728"/>
              </a:lnTo>
              <a:lnTo>
                <a:pt x="2209459" y="161728"/>
              </a:lnTo>
              <a:lnTo>
                <a:pt x="2209459" y="237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C6CE8B-C548-4E84-B309-77F0D8A9AE02}">
      <dsp:nvSpPr>
        <dsp:cNvPr id="0" name=""/>
        <dsp:cNvSpPr/>
      </dsp:nvSpPr>
      <dsp:spPr>
        <a:xfrm>
          <a:off x="3903930" y="2883892"/>
          <a:ext cx="498672" cy="237322"/>
        </a:xfrm>
        <a:custGeom>
          <a:avLst/>
          <a:gdLst/>
          <a:ahLst/>
          <a:cxnLst/>
          <a:rect l="0" t="0" r="0" b="0"/>
          <a:pathLst>
            <a:path>
              <a:moveTo>
                <a:pt x="0" y="0"/>
              </a:moveTo>
              <a:lnTo>
                <a:pt x="0" y="161728"/>
              </a:lnTo>
              <a:lnTo>
                <a:pt x="498672" y="161728"/>
              </a:lnTo>
              <a:lnTo>
                <a:pt x="498672" y="237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2BCE97-FA26-44E4-936A-C9FE4BB36AAB}">
      <dsp:nvSpPr>
        <dsp:cNvPr id="0" name=""/>
        <dsp:cNvSpPr/>
      </dsp:nvSpPr>
      <dsp:spPr>
        <a:xfrm>
          <a:off x="3405258" y="2883892"/>
          <a:ext cx="498672" cy="237322"/>
        </a:xfrm>
        <a:custGeom>
          <a:avLst/>
          <a:gdLst/>
          <a:ahLst/>
          <a:cxnLst/>
          <a:rect l="0" t="0" r="0" b="0"/>
          <a:pathLst>
            <a:path>
              <a:moveTo>
                <a:pt x="498672" y="0"/>
              </a:moveTo>
              <a:lnTo>
                <a:pt x="498672" y="161728"/>
              </a:lnTo>
              <a:lnTo>
                <a:pt x="0" y="161728"/>
              </a:lnTo>
              <a:lnTo>
                <a:pt x="0" y="237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020248-5004-4D45-B7BD-78694E184054}">
      <dsp:nvSpPr>
        <dsp:cNvPr id="0" name=""/>
        <dsp:cNvSpPr/>
      </dsp:nvSpPr>
      <dsp:spPr>
        <a:xfrm>
          <a:off x="3511163" y="2021288"/>
          <a:ext cx="392767" cy="237322"/>
        </a:xfrm>
        <a:custGeom>
          <a:avLst/>
          <a:gdLst/>
          <a:ahLst/>
          <a:cxnLst/>
          <a:rect l="0" t="0" r="0" b="0"/>
          <a:pathLst>
            <a:path>
              <a:moveTo>
                <a:pt x="0" y="0"/>
              </a:moveTo>
              <a:lnTo>
                <a:pt x="0" y="161728"/>
              </a:lnTo>
              <a:lnTo>
                <a:pt x="392767" y="161728"/>
              </a:lnTo>
              <a:lnTo>
                <a:pt x="392767" y="237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BF8B0B-21B4-4F19-9E0F-37BE35D51891}">
      <dsp:nvSpPr>
        <dsp:cNvPr id="0" name=""/>
        <dsp:cNvSpPr/>
      </dsp:nvSpPr>
      <dsp:spPr>
        <a:xfrm>
          <a:off x="1410568" y="2864031"/>
          <a:ext cx="997344" cy="237322"/>
        </a:xfrm>
        <a:custGeom>
          <a:avLst/>
          <a:gdLst/>
          <a:ahLst/>
          <a:cxnLst/>
          <a:rect l="0" t="0" r="0" b="0"/>
          <a:pathLst>
            <a:path>
              <a:moveTo>
                <a:pt x="0" y="0"/>
              </a:moveTo>
              <a:lnTo>
                <a:pt x="0" y="161728"/>
              </a:lnTo>
              <a:lnTo>
                <a:pt x="997344" y="161728"/>
              </a:lnTo>
              <a:lnTo>
                <a:pt x="997344" y="237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F5225E-AF16-45DB-8D93-5768985C8722}">
      <dsp:nvSpPr>
        <dsp:cNvPr id="0" name=""/>
        <dsp:cNvSpPr/>
      </dsp:nvSpPr>
      <dsp:spPr>
        <a:xfrm>
          <a:off x="1364848" y="2864031"/>
          <a:ext cx="91440" cy="237322"/>
        </a:xfrm>
        <a:custGeom>
          <a:avLst/>
          <a:gdLst/>
          <a:ahLst/>
          <a:cxnLst/>
          <a:rect l="0" t="0" r="0" b="0"/>
          <a:pathLst>
            <a:path>
              <a:moveTo>
                <a:pt x="45720" y="0"/>
              </a:moveTo>
              <a:lnTo>
                <a:pt x="45720" y="237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55A2B3-94FA-4C71-A645-9EB461C666C2}">
      <dsp:nvSpPr>
        <dsp:cNvPr id="0" name=""/>
        <dsp:cNvSpPr/>
      </dsp:nvSpPr>
      <dsp:spPr>
        <a:xfrm>
          <a:off x="413223" y="2864031"/>
          <a:ext cx="997344" cy="237322"/>
        </a:xfrm>
        <a:custGeom>
          <a:avLst/>
          <a:gdLst/>
          <a:ahLst/>
          <a:cxnLst/>
          <a:rect l="0" t="0" r="0" b="0"/>
          <a:pathLst>
            <a:path>
              <a:moveTo>
                <a:pt x="997344" y="0"/>
              </a:moveTo>
              <a:lnTo>
                <a:pt x="997344" y="161728"/>
              </a:lnTo>
              <a:lnTo>
                <a:pt x="0" y="161728"/>
              </a:lnTo>
              <a:lnTo>
                <a:pt x="0" y="2373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3B1F6-881C-4006-8C53-6299C2A77C18}">
      <dsp:nvSpPr>
        <dsp:cNvPr id="0" name=""/>
        <dsp:cNvSpPr/>
      </dsp:nvSpPr>
      <dsp:spPr>
        <a:xfrm>
          <a:off x="1410568" y="2021288"/>
          <a:ext cx="2100595" cy="237322"/>
        </a:xfrm>
        <a:custGeom>
          <a:avLst/>
          <a:gdLst/>
          <a:ahLst/>
          <a:cxnLst/>
          <a:rect l="0" t="0" r="0" b="0"/>
          <a:pathLst>
            <a:path>
              <a:moveTo>
                <a:pt x="2100595" y="0"/>
              </a:moveTo>
              <a:lnTo>
                <a:pt x="2100595" y="161728"/>
              </a:lnTo>
              <a:lnTo>
                <a:pt x="0" y="161728"/>
              </a:lnTo>
              <a:lnTo>
                <a:pt x="0" y="2373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1885E2-E760-4F58-9667-96E045BCF348}">
      <dsp:nvSpPr>
        <dsp:cNvPr id="0" name=""/>
        <dsp:cNvSpPr/>
      </dsp:nvSpPr>
      <dsp:spPr>
        <a:xfrm>
          <a:off x="2332964" y="1082267"/>
          <a:ext cx="2356398" cy="9390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76D29B-FD06-422A-A0AD-7E12103F8049}">
      <dsp:nvSpPr>
        <dsp:cNvPr id="0" name=""/>
        <dsp:cNvSpPr/>
      </dsp:nvSpPr>
      <dsp:spPr>
        <a:xfrm>
          <a:off x="2423632" y="1168402"/>
          <a:ext cx="2356398" cy="9390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TW" altLang="en-US" sz="1600" kern="1200"/>
            <a:t>年長者肌力測試</a:t>
          </a:r>
        </a:p>
      </dsp:txBody>
      <dsp:txXfrm>
        <a:off x="2451135" y="1195905"/>
        <a:ext cx="2301392" cy="884014"/>
      </dsp:txXfrm>
    </dsp:sp>
    <dsp:sp modelId="{54725E6D-CCC9-4027-B675-C505432C48B1}">
      <dsp:nvSpPr>
        <dsp:cNvPr id="0" name=""/>
        <dsp:cNvSpPr/>
      </dsp:nvSpPr>
      <dsp:spPr>
        <a:xfrm>
          <a:off x="498339" y="2258611"/>
          <a:ext cx="1824458" cy="6054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6A3D2FD-1B38-4E7F-9927-C5CBDD784424}">
      <dsp:nvSpPr>
        <dsp:cNvPr id="0" name=""/>
        <dsp:cNvSpPr/>
      </dsp:nvSpPr>
      <dsp:spPr>
        <a:xfrm>
          <a:off x="589007" y="2344745"/>
          <a:ext cx="1824458" cy="6054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TW" altLang="en-US" sz="1400" kern="1200"/>
            <a:t>使用者資料管理</a:t>
          </a:r>
        </a:p>
      </dsp:txBody>
      <dsp:txXfrm>
        <a:off x="606739" y="2362477"/>
        <a:ext cx="1788994" cy="569956"/>
      </dsp:txXfrm>
    </dsp:sp>
    <dsp:sp modelId="{1CF04E7D-8320-4B0D-B563-C1DD51D027C3}">
      <dsp:nvSpPr>
        <dsp:cNvPr id="0" name=""/>
        <dsp:cNvSpPr/>
      </dsp:nvSpPr>
      <dsp:spPr>
        <a:xfrm>
          <a:off x="5218" y="3101353"/>
          <a:ext cx="816009" cy="5181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B052277-EE98-4AD2-950B-5B9B5CA12A32}">
      <dsp:nvSpPr>
        <dsp:cNvPr id="0" name=""/>
        <dsp:cNvSpPr/>
      </dsp:nvSpPr>
      <dsp:spPr>
        <a:xfrm>
          <a:off x="95886" y="3187488"/>
          <a:ext cx="816009" cy="5181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TW" altLang="en-US" sz="1700" kern="1200"/>
            <a:t>姓名</a:t>
          </a:r>
        </a:p>
      </dsp:txBody>
      <dsp:txXfrm>
        <a:off x="111063" y="3202665"/>
        <a:ext cx="785655" cy="487812"/>
      </dsp:txXfrm>
    </dsp:sp>
    <dsp:sp modelId="{A4EB71FE-A606-4629-B796-7CF735974ED6}">
      <dsp:nvSpPr>
        <dsp:cNvPr id="0" name=""/>
        <dsp:cNvSpPr/>
      </dsp:nvSpPr>
      <dsp:spPr>
        <a:xfrm>
          <a:off x="1002563" y="3101353"/>
          <a:ext cx="816009" cy="5181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9F1738-72FF-42F0-9BFC-3205FFA376FC}">
      <dsp:nvSpPr>
        <dsp:cNvPr id="0" name=""/>
        <dsp:cNvSpPr/>
      </dsp:nvSpPr>
      <dsp:spPr>
        <a:xfrm>
          <a:off x="1093231" y="3187488"/>
          <a:ext cx="816009" cy="5181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TW" altLang="en-US" sz="1700" kern="1200"/>
            <a:t>體重</a:t>
          </a:r>
        </a:p>
      </dsp:txBody>
      <dsp:txXfrm>
        <a:off x="1108408" y="3202665"/>
        <a:ext cx="785655" cy="487812"/>
      </dsp:txXfrm>
    </dsp:sp>
    <dsp:sp modelId="{8C250D04-E337-4EE5-AD1C-5B825308050E}">
      <dsp:nvSpPr>
        <dsp:cNvPr id="0" name=""/>
        <dsp:cNvSpPr/>
      </dsp:nvSpPr>
      <dsp:spPr>
        <a:xfrm>
          <a:off x="1999908" y="3101353"/>
          <a:ext cx="816009" cy="5181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E93A6A-BE56-4DB2-9845-F8C548514579}">
      <dsp:nvSpPr>
        <dsp:cNvPr id="0" name=""/>
        <dsp:cNvSpPr/>
      </dsp:nvSpPr>
      <dsp:spPr>
        <a:xfrm>
          <a:off x="2090576" y="3187488"/>
          <a:ext cx="816009" cy="5181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TW" altLang="en-US" sz="1700" kern="1200"/>
            <a:t>年齡</a:t>
          </a:r>
        </a:p>
      </dsp:txBody>
      <dsp:txXfrm>
        <a:off x="2105753" y="3202665"/>
        <a:ext cx="785655" cy="487812"/>
      </dsp:txXfrm>
    </dsp:sp>
    <dsp:sp modelId="{71C081AD-506B-407E-A1F6-68E94E98316D}">
      <dsp:nvSpPr>
        <dsp:cNvPr id="0" name=""/>
        <dsp:cNvSpPr/>
      </dsp:nvSpPr>
      <dsp:spPr>
        <a:xfrm>
          <a:off x="3071939" y="2258611"/>
          <a:ext cx="1663982" cy="62528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DC6618-0993-4519-9B50-DF90998AD505}">
      <dsp:nvSpPr>
        <dsp:cNvPr id="0" name=""/>
        <dsp:cNvSpPr/>
      </dsp:nvSpPr>
      <dsp:spPr>
        <a:xfrm>
          <a:off x="3162607" y="2344745"/>
          <a:ext cx="1663982" cy="62528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TW" altLang="en-US" sz="1400" kern="1200"/>
            <a:t>肌力測試系統</a:t>
          </a:r>
        </a:p>
      </dsp:txBody>
      <dsp:txXfrm>
        <a:off x="3180921" y="2363059"/>
        <a:ext cx="1627354" cy="588653"/>
      </dsp:txXfrm>
    </dsp:sp>
    <dsp:sp modelId="{1AD6E51E-8692-4837-93BA-D39A902EE7A9}">
      <dsp:nvSpPr>
        <dsp:cNvPr id="0" name=""/>
        <dsp:cNvSpPr/>
      </dsp:nvSpPr>
      <dsp:spPr>
        <a:xfrm>
          <a:off x="2997253" y="3121215"/>
          <a:ext cx="816009" cy="5181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4B6D6C7-2B05-4435-9C71-0C346C8ED6F7}">
      <dsp:nvSpPr>
        <dsp:cNvPr id="0" name=""/>
        <dsp:cNvSpPr/>
      </dsp:nvSpPr>
      <dsp:spPr>
        <a:xfrm>
          <a:off x="3087921" y="3207349"/>
          <a:ext cx="816009" cy="5181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TW" altLang="en-US" sz="1700" kern="1200"/>
            <a:t>角數值</a:t>
          </a:r>
        </a:p>
      </dsp:txBody>
      <dsp:txXfrm>
        <a:off x="3103098" y="3222526"/>
        <a:ext cx="785655" cy="487812"/>
      </dsp:txXfrm>
    </dsp:sp>
    <dsp:sp modelId="{B8CE7091-D776-49E8-89BD-7083BD7E46C6}">
      <dsp:nvSpPr>
        <dsp:cNvPr id="0" name=""/>
        <dsp:cNvSpPr/>
      </dsp:nvSpPr>
      <dsp:spPr>
        <a:xfrm>
          <a:off x="3994598" y="3121215"/>
          <a:ext cx="816009" cy="51816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D39EAC0-EF35-4B55-AE78-5BCB3A19021E}">
      <dsp:nvSpPr>
        <dsp:cNvPr id="0" name=""/>
        <dsp:cNvSpPr/>
      </dsp:nvSpPr>
      <dsp:spPr>
        <a:xfrm>
          <a:off x="4085266" y="3207349"/>
          <a:ext cx="816009" cy="51816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TW" altLang="en-US" sz="1700" kern="1200"/>
            <a:t>時間</a:t>
          </a:r>
        </a:p>
      </dsp:txBody>
      <dsp:txXfrm>
        <a:off x="4100443" y="3222526"/>
        <a:ext cx="785655" cy="487812"/>
      </dsp:txXfrm>
    </dsp:sp>
    <dsp:sp modelId="{47DECAE9-7F10-4D18-A7FF-100AA513DC30}">
      <dsp:nvSpPr>
        <dsp:cNvPr id="0" name=""/>
        <dsp:cNvSpPr/>
      </dsp:nvSpPr>
      <dsp:spPr>
        <a:xfrm>
          <a:off x="4917257" y="2258611"/>
          <a:ext cx="1606730" cy="6489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D9D116-9200-4512-AA59-4B1CAB8C05CF}">
      <dsp:nvSpPr>
        <dsp:cNvPr id="0" name=""/>
        <dsp:cNvSpPr/>
      </dsp:nvSpPr>
      <dsp:spPr>
        <a:xfrm>
          <a:off x="5007925" y="2344745"/>
          <a:ext cx="1606730" cy="6489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zh-TW" altLang="en-US" sz="1400" kern="1200"/>
            <a:t>檢視測試數據</a:t>
          </a:r>
        </a:p>
      </dsp:txBody>
      <dsp:txXfrm>
        <a:off x="5026931" y="2363751"/>
        <a:ext cx="1568718" cy="610908"/>
      </dsp:txXfrm>
    </dsp:sp>
    <dsp:sp modelId="{E48D4DAA-744E-4D4A-B092-539E95FC3A4B}">
      <dsp:nvSpPr>
        <dsp:cNvPr id="0" name=""/>
        <dsp:cNvSpPr/>
      </dsp:nvSpPr>
      <dsp:spPr>
        <a:xfrm>
          <a:off x="5146968" y="3101053"/>
          <a:ext cx="1147309" cy="54449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99D253E-BBE4-48B7-B213-B39B7F9C060B}">
      <dsp:nvSpPr>
        <dsp:cNvPr id="0" name=""/>
        <dsp:cNvSpPr/>
      </dsp:nvSpPr>
      <dsp:spPr>
        <a:xfrm>
          <a:off x="5237635" y="3187187"/>
          <a:ext cx="1147309" cy="54449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zh-TW" altLang="en-US" sz="1700" kern="1200"/>
            <a:t>歷史紀錄</a:t>
          </a:r>
        </a:p>
      </dsp:txBody>
      <dsp:txXfrm>
        <a:off x="5253583" y="3203135"/>
        <a:ext cx="1115413" cy="51259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61</Pages>
  <Words>5625</Words>
  <Characters>32065</Characters>
  <Application>Microsoft Office Word</Application>
  <DocSecurity>0</DocSecurity>
  <Lines>267</Lines>
  <Paragraphs>75</Paragraphs>
  <ScaleCrop>false</ScaleCrop>
  <Company/>
  <LinksUpToDate>false</LinksUpToDate>
  <CharactersWithSpaces>37615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jefftang</cp:lastModifiedBy>
  <cp:revision>2</cp:revision>
  <cp:lastPrinted>2021-10-14T07:51:00Z</cp:lastPrinted>
  <dcterms:created xsi:type="dcterms:W3CDTF">2021-11-29T11:23:00Z</dcterms:created>
  <dcterms:modified xsi:type="dcterms:W3CDTF">2021-11-29T11:23:00Z</dcterms:modified>
</cp:coreProperties>
</file>